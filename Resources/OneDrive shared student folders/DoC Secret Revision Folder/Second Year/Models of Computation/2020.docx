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0D6376" w:rsidP="2D20FDFE" w:rsidRDefault="2DD7F556" w14:paraId="00000001" w14:textId="7CF2F7BD">
      <w:r>
        <w:t>P;1ai. &lt;(x := 1), s&gt; -&gt; &lt;skip, s[x -&gt; 1]&gt;</w:t>
      </w:r>
    </w:p>
    <w:p w:rsidR="000D6376" w:rsidRDefault="000D6376" w14:paraId="00000002" w14:textId="77777777"/>
    <w:p w:rsidR="000D6376" w:rsidRDefault="00364B51" w14:paraId="00000003" w14:textId="77777777">
      <w:r>
        <w:t>ii. &lt;while true do skip, s&gt; -&gt; &lt;if true then (skip; while true do skip) else skip, s&gt;</w:t>
      </w:r>
    </w:p>
    <w:p w:rsidR="000D6376" w:rsidRDefault="00364B51" w14:paraId="00000004" w14:textId="77777777">
      <w:r>
        <w:t>-&gt; &lt;skip; while true do skip, s&gt; -&gt; &lt;while true do skip, s&gt;</w:t>
      </w:r>
    </w:p>
    <w:p w:rsidR="000D6376" w:rsidRDefault="00364B51" w14:paraId="00000005" w14:textId="77777777">
      <w:r>
        <w:t>Loops this forever</w:t>
      </w:r>
    </w:p>
    <w:p w:rsidR="000D6376" w:rsidRDefault="000D6376" w14:paraId="00000006" w14:textId="77777777"/>
    <w:p w:rsidR="000D6376" w:rsidRDefault="00364B51" w14:paraId="00000007" w14:textId="77777777">
      <w:r>
        <w:t>iii. &lt;(x := 1) or (while true do skip), s&gt;</w:t>
      </w:r>
    </w:p>
    <w:p w:rsidR="000D6376" w:rsidRDefault="00364B51" w14:paraId="00000008" w14:textId="77777777">
      <w:r>
        <w:t>Case 1: LHS chosen</w:t>
      </w:r>
    </w:p>
    <w:p w:rsidR="000D6376" w:rsidRDefault="00364B51" w14:paraId="00000009" w14:textId="77777777">
      <w:r>
        <w:t>&lt;(x := 1) or (while true do skip), s&gt; -&gt; &lt;x := 1, s&gt; -&gt; &lt;skip, s[x -&gt; 1]&gt;</w:t>
      </w:r>
    </w:p>
    <w:p w:rsidR="000D6376" w:rsidRDefault="000D6376" w14:paraId="0000000A" w14:textId="77777777"/>
    <w:p w:rsidR="000D6376" w:rsidRDefault="00364B51" w14:paraId="0000000B" w14:textId="77777777">
      <w:r>
        <w:t>Case 2: RHS chosen</w:t>
      </w:r>
    </w:p>
    <w:p w:rsidR="000D6376" w:rsidRDefault="00364B51" w14:paraId="0000000C" w14:textId="77777777">
      <w:r>
        <w:t>&lt;(x := 1) or (while true do skip), s&gt; -&gt; &lt;while true do skip, s&gt; -&gt; …</w:t>
      </w:r>
    </w:p>
    <w:p w:rsidR="000D6376" w:rsidRDefault="00364B51" w14:paraId="0000000D" w14:textId="77777777">
      <w:r>
        <w:t>Infinite loop as in part 1aii</w:t>
      </w:r>
    </w:p>
    <w:p w:rsidR="000D6376" w:rsidRDefault="000D6376" w14:paraId="0000000E" w14:textId="77777777"/>
    <w:p w:rsidR="000D6376" w:rsidRDefault="00364B51" w14:paraId="0000000F" w14:textId="77777777">
      <w:r>
        <w:t>b. To diverge, must be infinite loop</w:t>
      </w:r>
    </w:p>
    <w:p w:rsidR="000D6376" w:rsidRDefault="000D6376" w14:paraId="00000010" w14:textId="77777777"/>
    <w:p w:rsidR="000D6376" w:rsidRDefault="00364B51" w14:paraId="00000011" w14:textId="77777777">
      <w:r>
        <w:t>As shown in part ii, we get back to another configuration with &lt;while true do skip, s’&gt; for some state s’. However, the command skip does not change the original state s and, by the semantics of While-Or, no other command is introduced to the loop that will change the state.</w:t>
      </w:r>
    </w:p>
    <w:p w:rsidR="000D6376" w:rsidRDefault="000D6376" w14:paraId="00000012" w14:textId="77777777"/>
    <w:p w:rsidR="000D6376" w:rsidRDefault="00364B51" w14:paraId="00000013" w14:textId="77777777">
      <w:r>
        <w:t>Therefore s’ = s and &lt;while true do skip, s&gt; -&gt;* &lt;while true do skip, s&gt;</w:t>
      </w:r>
    </w:p>
    <w:p w:rsidR="000D6376" w:rsidRDefault="000D6376" w14:paraId="00000014" w14:textId="77777777"/>
    <w:p w:rsidR="000D6376" w:rsidRDefault="00364B51" w14:paraId="00000015" w14:textId="77777777">
      <w:r>
        <w:t>Alternative approach:</w:t>
      </w:r>
    </w:p>
    <w:p w:rsidR="000D6376" w:rsidRDefault="00364B51" w14:paraId="00000016" w14:textId="77777777">
      <w:r>
        <w:t>For &lt;while true do skip, s&gt; to converge, there exists some k in the positive natural numbers (clearly zero not applicable) such that &lt;(while true do skip)&gt; -&gt;k &lt;skip, s’&gt;.</w:t>
      </w:r>
    </w:p>
    <w:p w:rsidR="000D6376" w:rsidRDefault="000D6376" w14:paraId="00000017" w14:textId="77777777"/>
    <w:p w:rsidR="000D6376" w:rsidRDefault="00364B51" w14:paraId="00000018" w14:textId="77777777">
      <w:r>
        <w:t>Assume &lt;while true do skip, s&gt; converges.</w:t>
      </w:r>
    </w:p>
    <w:p w:rsidR="000D6376" w:rsidRDefault="000D6376" w14:paraId="00000019" w14:textId="77777777"/>
    <w:p w:rsidR="000D6376" w:rsidRDefault="00364B51" w14:paraId="0000001A" w14:textId="77777777">
      <w:r>
        <w:t>Repeating steps in (1aii), it then means that:</w:t>
      </w:r>
    </w:p>
    <w:p w:rsidR="000D6376" w:rsidRDefault="00364B51" w14:paraId="0000001B" w14:textId="77777777">
      <w:r>
        <w:t>&lt;(while true do skip), s&gt; -&gt;k &lt;skip, s’&gt;</w:t>
      </w:r>
    </w:p>
    <w:p w:rsidR="000D6376" w:rsidRDefault="00364B51" w14:paraId="0000001C" w14:textId="77777777">
      <w:r>
        <w:t>&lt;if true then (skip; while true do skip) else skip, s&gt; -&gt;(k-1) &lt;skip, s’&gt;.</w:t>
      </w:r>
    </w:p>
    <w:p w:rsidR="000D6376" w:rsidRDefault="00364B51" w14:paraId="0000001D" w14:textId="77777777">
      <w:r>
        <w:t>&lt;skip; while true do skip, s&gt; -&gt;(k-2) &lt;skip, s’&gt;</w:t>
      </w:r>
    </w:p>
    <w:p w:rsidR="000D6376" w:rsidRDefault="00364B51" w14:paraId="0000001E" w14:textId="77777777">
      <w:r>
        <w:t>&lt;while true do skip, s&gt; -&gt;(k-3) &lt;skip, s’&gt;</w:t>
      </w:r>
    </w:p>
    <w:p w:rsidR="000D6376" w:rsidRDefault="000D6376" w14:paraId="0000001F" w14:textId="77777777"/>
    <w:p w:rsidR="000D6376" w:rsidRDefault="4E629F1A" w14:paraId="00000020" w14:textId="77777777">
      <w:r>
        <w:t>&lt;(while true do skip), s&gt; therefore only converges if k = k - 3, which is never true</w:t>
      </w:r>
      <w:commentRangeStart w:id="0"/>
      <w:r>
        <w:t>.</w:t>
      </w:r>
      <w:commentRangeEnd w:id="0"/>
      <w:r w:rsidR="00364B51">
        <w:rPr>
          <w:rStyle w:val="CommentReference"/>
        </w:rPr>
        <w:commentReference w:id="0"/>
      </w:r>
      <w:r>
        <w:t xml:space="preserve"> Hence must diverge.</w:t>
      </w:r>
    </w:p>
    <w:p w:rsidR="000D6376" w:rsidP="238B159A" w:rsidRDefault="000D6376" w14:paraId="4AC18EB5" w14:textId="77777777"/>
    <w:p w:rsidR="000D6376" w:rsidRDefault="00364B51" w14:paraId="00000022" w14:textId="77777777">
      <w:r>
        <w:t>c. &lt;(x := 1), s&gt; and &lt;(x := 1) or (while true do skip), s&gt; can be</w:t>
      </w:r>
    </w:p>
    <w:p w:rsidR="000D6376" w:rsidRDefault="000D6376" w14:paraId="00000023" w14:textId="77777777"/>
    <w:p w:rsidR="000D6376" w:rsidRDefault="00364B51" w14:paraId="00000024" w14:textId="77777777">
      <w:r>
        <w:t>As shown in part 1ai, &lt;(x := 1), s&gt; -&gt;* &lt;skip, s[x -&gt; 1]&gt;</w:t>
      </w:r>
    </w:p>
    <w:p w:rsidR="000D6376" w:rsidRDefault="00364B51" w14:paraId="00000025" w14:textId="77777777">
      <w:r>
        <w:t>As shown in part 1aiii, on one path, &lt;(x := 1) or (while true do skip)&gt; -&gt;* &lt;skip, s[x -&gt; 1]&gt;</w:t>
      </w:r>
    </w:p>
    <w:p w:rsidR="000D6376" w:rsidRDefault="000D6376" w14:paraId="00000026" w14:textId="77777777"/>
    <w:p w:rsidR="000D6376" w:rsidRDefault="00364B51" w14:paraId="00000027" w14:textId="77777777">
      <w:r>
        <w:t>Therefore, &lt;(x := 1), s&gt; ~ &lt;(x := 1) or (while true do skip), s&gt;</w:t>
      </w:r>
    </w:p>
    <w:p w:rsidR="000D6376" w:rsidRDefault="000D6376" w14:paraId="00000028" w14:textId="77777777"/>
    <w:p w:rsidR="000D6376" w:rsidRDefault="23D3F06E" w14:paraId="00000029" w14:textId="77777777">
      <w:commentRangeStart w:id="1"/>
      <w:commentRangeStart w:id="2"/>
      <w:commentRangeStart w:id="3"/>
      <w:r>
        <w:t xml:space="preserve">No others are as &lt;while true do skip, s&gt; </w:t>
      </w:r>
      <w:r w:rsidRPr="34566EAB">
        <w:rPr>
          <w:rFonts w:ascii="Arial Unicode MS" w:hAnsi="Arial Unicode MS" w:eastAsia="Arial Unicode MS" w:cs="Arial Unicode MS"/>
          <w:sz w:val="28"/>
          <w:szCs w:val="28"/>
        </w:rPr>
        <w:t>↛</w:t>
      </w:r>
      <w:r>
        <w:t>* &lt;skip, s’&gt; as shown in part 1aii.</w:t>
      </w:r>
      <w:commentRangeEnd w:id="1"/>
      <w:r w:rsidR="00364B51">
        <w:rPr>
          <w:rStyle w:val="CommentReference"/>
        </w:rPr>
        <w:commentReference w:id="1"/>
      </w:r>
      <w:commentRangeEnd w:id="2"/>
      <w:r w:rsidR="00364B51">
        <w:rPr>
          <w:rStyle w:val="CommentReference"/>
        </w:rPr>
        <w:commentReference w:id="2"/>
      </w:r>
      <w:commentRangeEnd w:id="3"/>
      <w:r w:rsidR="00364B51">
        <w:rPr>
          <w:rStyle w:val="CommentReference"/>
        </w:rPr>
        <w:commentReference w:id="3"/>
      </w:r>
    </w:p>
    <w:p w:rsidR="000D6376" w:rsidRDefault="000D6376" w14:paraId="0000002A" w14:textId="77777777"/>
    <w:p w:rsidR="238B159A" w:rsidP="238B159A" w:rsidRDefault="238B159A" w14:paraId="63A2267F" w14:textId="0187F506"/>
    <w:p w:rsidR="238B159A" w:rsidP="238B159A" w:rsidRDefault="222F5F0E" w14:paraId="144C77CC" w14:textId="77602D7A">
      <w:r>
        <w:t xml:space="preserve">Nd </w:t>
      </w:r>
    </w:p>
    <w:p w:rsidR="000D6376" w:rsidP="34566EAB" w:rsidRDefault="23D3F06E" w14:paraId="0000002B" w14:textId="33CF9A38">
      <w:pPr>
        <w:rPr>
          <w:highlight w:val="yellow"/>
        </w:rPr>
      </w:pPr>
      <w:r>
        <w:t xml:space="preserve">1di. </w:t>
      </w:r>
      <w:r w:rsidRPr="34566EAB" w:rsidR="15548624">
        <w:rPr>
          <w:b/>
          <w:bCs/>
          <w:highlight w:val="yellow"/>
        </w:rPr>
        <w:t>NOTE</w:t>
      </w:r>
      <w:r w:rsidRPr="34566EAB" w:rsidR="15548624">
        <w:rPr>
          <w:highlight w:val="yellow"/>
        </w:rPr>
        <w:t>: Mistake in the exam question, should be ‘C’ in the place of “skip” (see end of this document)</w:t>
      </w:r>
    </w:p>
    <w:p w:rsidR="000D6376" w:rsidRDefault="000D6376" w14:paraId="0000002C" w14:textId="77777777"/>
    <w:p w:rsidR="000D6376" w:rsidRDefault="00364B51" w14:paraId="0000002D" w14:textId="77777777">
      <w:r>
        <w:rPr>
          <w:rFonts w:ascii="Arial Unicode MS" w:hAnsi="Arial Unicode MS" w:eastAsia="Arial Unicode MS" w:cs="Arial Unicode MS"/>
        </w:rPr>
        <w:t xml:space="preserve">Proof 1: &lt;C, s[x -&gt; 0, z -&gt; 0]&gt; -&gt;* &lt;C, s[x -&gt; n, z -&gt; 0]&gt; ∀ n ∈ </w:t>
      </w:r>
      <m:oMath>
        <m:sSup>
          <m:sSupPr>
            <m:ctrlPr>
              <w:rPr>
                <w:rFonts w:ascii="Cambria Math" w:hAnsi="Cambria Math"/>
              </w:rPr>
            </m:ctrlPr>
          </m:sSupPr>
          <m:e>
            <m:sSup>
              <m:sSupPr>
                <m:ctrlPr>
                  <w:rPr>
                    <w:rFonts w:ascii="Cambria Math" w:hAnsi="Cambria Math"/>
                  </w:rPr>
                </m:ctrlPr>
              </m:sSupPr>
              <m:e>
                <m:r>
                  <w:rPr>
                    <w:rFonts w:ascii="Cambria Math" w:hAnsi="Cambria Math"/>
                  </w:rPr>
                  <m:t>N</m:t>
                </m:r>
              </m:e>
              <m:sup>
                <m:r>
                  <w:rPr>
                    <w:rFonts w:ascii="Cambria Math" w:hAnsi="Cambria Math"/>
                  </w:rPr>
                  <m:t>+</m:t>
                </m:r>
              </m:sup>
            </m:sSup>
          </m:e>
          <m:sup/>
        </m:sSup>
      </m:oMath>
    </w:p>
    <w:p w:rsidR="000D6376" w:rsidRDefault="000D6376" w14:paraId="0000002E" w14:textId="77777777"/>
    <w:p w:rsidR="000D6376" w:rsidRDefault="00364B51" w14:paraId="0000002F" w14:textId="77777777">
      <w:r>
        <w:t>Base Case: n = 1</w:t>
      </w:r>
    </w:p>
    <w:p w:rsidR="000D6376" w:rsidRDefault="00364B51" w14:paraId="00000030" w14:textId="77777777">
      <w:r>
        <w:t>&lt;C, s[x -&gt; 0, z -&gt; 0]&gt; -&gt; &lt;if (z = 0) then (x := x + 1; (z := 0) or (z := 1); C) else skip, s&gt;</w:t>
      </w:r>
    </w:p>
    <w:p w:rsidR="000D6376" w:rsidRDefault="00364B51" w14:paraId="00000031" w14:textId="77777777">
      <w:r>
        <w:t>-&gt; &lt;x := x + 1; (z := 0) or (z := 1); C, s&gt;</w:t>
      </w:r>
    </w:p>
    <w:p w:rsidR="000D6376" w:rsidRDefault="00364B51" w14:paraId="00000032" w14:textId="77777777">
      <w:r>
        <w:t>-&gt;&lt;skip; (z := 0) or (z := 1); C, s[x -&gt; 1]&gt;</w:t>
      </w:r>
    </w:p>
    <w:p w:rsidR="000D6376" w:rsidRDefault="00364B51" w14:paraId="00000033" w14:textId="77777777">
      <w:r>
        <w:t>-&gt;&lt;(z := 0) or (z := 1); C, s[x -&gt; 1]&gt;</w:t>
      </w:r>
    </w:p>
    <w:p w:rsidR="000D6376" w:rsidRDefault="00364B51" w14:paraId="00000034" w14:textId="77777777">
      <w:r>
        <w:t>-&gt; &lt;(z := 0; C, s[x -&gt; 1]&gt;</w:t>
      </w:r>
    </w:p>
    <w:p w:rsidR="000D6376" w:rsidRDefault="00364B51" w14:paraId="00000035" w14:textId="77777777">
      <w:r>
        <w:t>-&gt; &lt;skip; C, s[x -&gt; 1, z -&gt; 0]&gt;</w:t>
      </w:r>
    </w:p>
    <w:p w:rsidR="000D6376" w:rsidRDefault="00364B51" w14:paraId="00000036" w14:textId="77777777">
      <w:r>
        <w:t>-&gt; &lt;C, s[x -&gt; 1, z -&gt; 0]&gt;</w:t>
      </w:r>
    </w:p>
    <w:p w:rsidR="000D6376" w:rsidRDefault="000D6376" w14:paraId="00000037" w14:textId="77777777"/>
    <w:p w:rsidR="000D6376" w:rsidRDefault="00364B51" w14:paraId="00000038" w14:textId="77777777">
      <w:r>
        <w:t>Therefore, holds for base case</w:t>
      </w:r>
    </w:p>
    <w:p w:rsidR="000D6376" w:rsidRDefault="000D6376" w14:paraId="00000039" w14:textId="77777777"/>
    <w:p w:rsidR="000D6376" w:rsidRDefault="00364B51" w14:paraId="0000003A" w14:textId="77777777">
      <w:r>
        <w:rPr>
          <w:rFonts w:ascii="Arial Unicode MS" w:hAnsi="Arial Unicode MS" w:eastAsia="Arial Unicode MS" w:cs="Arial Unicode MS"/>
        </w:rPr>
        <w:t xml:space="preserve">Assume true for n = k, k ∈ </w:t>
      </w:r>
      <m:oMath>
        <m:sSup>
          <m:sSupPr>
            <m:ctrlPr>
              <w:rPr>
                <w:rFonts w:ascii="Cambria Math" w:hAnsi="Cambria Math"/>
              </w:rPr>
            </m:ctrlPr>
          </m:sSupPr>
          <m:e>
            <m:sSup>
              <m:sSupPr>
                <m:ctrlPr>
                  <w:rPr>
                    <w:rFonts w:ascii="Cambria Math" w:hAnsi="Cambria Math"/>
                  </w:rPr>
                </m:ctrlPr>
              </m:sSupPr>
              <m:e>
                <m:r>
                  <w:rPr>
                    <w:rFonts w:ascii="Cambria Math" w:hAnsi="Cambria Math"/>
                  </w:rPr>
                  <m:t>N</m:t>
                </m:r>
              </m:e>
              <m:sup>
                <m:r>
                  <w:rPr>
                    <w:rFonts w:ascii="Cambria Math" w:hAnsi="Cambria Math"/>
                  </w:rPr>
                  <m:t>+</m:t>
                </m:r>
              </m:sup>
            </m:sSup>
          </m:e>
          <m:sup/>
        </m:sSup>
      </m:oMath>
    </w:p>
    <w:p w:rsidR="000D6376" w:rsidRDefault="00364B51" w14:paraId="0000003B" w14:textId="77777777">
      <w:r>
        <w:t>For n = k + 1:</w:t>
      </w:r>
    </w:p>
    <w:p w:rsidR="000D6376" w:rsidRDefault="000D6376" w14:paraId="0000003C" w14:textId="77777777"/>
    <w:p w:rsidR="000D6376" w:rsidRDefault="00364B51" w14:paraId="0000003D" w14:textId="77777777">
      <w:r>
        <w:t>&lt;C, s[x -&gt; 0, z -&gt; 0]&gt; -&gt;* &lt;C, s[x -&gt; k, z -&gt; 0]&gt;, by IH</w:t>
      </w:r>
    </w:p>
    <w:p w:rsidR="000D6376" w:rsidRDefault="00364B51" w14:paraId="0000003E" w14:textId="77777777">
      <w:r>
        <w:t>By the semantics of While-Or, we must therefore have that:</w:t>
      </w:r>
    </w:p>
    <w:p w:rsidR="000D6376" w:rsidRDefault="000D6376" w14:paraId="0000003F" w14:textId="77777777"/>
    <w:p w:rsidR="000D6376" w:rsidRDefault="00364B51" w14:paraId="00000040" w14:textId="77777777">
      <w:r>
        <w:t>&lt;C, s[x -&gt; 0, z -&gt; 0]&gt; -&gt;* &lt;(z := 0) or (z := 1); C, s[x -&gt; k, z -&gt; 0]&gt;</w:t>
      </w:r>
    </w:p>
    <w:p w:rsidR="000D6376" w:rsidRDefault="000D6376" w14:paraId="00000041" w14:textId="77777777"/>
    <w:p w:rsidR="000D6376" w:rsidRDefault="00364B51" w14:paraId="00000042" w14:textId="77777777">
      <w:r>
        <w:t>&lt;(z := 0) or (z := 1); C, s[x -&gt; k, z -&gt; 0]&gt;</w:t>
      </w:r>
    </w:p>
    <w:p w:rsidR="000D6376" w:rsidRDefault="00364B51" w14:paraId="00000043" w14:textId="77777777">
      <w:r>
        <w:t>-&gt; &lt;z := 0; C, s[x -&gt; k, z -&gt; 0]&gt;</w:t>
      </w:r>
    </w:p>
    <w:p w:rsidR="000D6376" w:rsidRDefault="00364B51" w14:paraId="00000044" w14:textId="77777777">
      <w:r>
        <w:t>-&gt; &lt;skip; C, s[x -&gt; k, z -&gt; 0]&gt;</w:t>
      </w:r>
    </w:p>
    <w:p w:rsidR="000D6376" w:rsidRDefault="00364B51" w14:paraId="00000045" w14:textId="77777777">
      <w:r>
        <w:t>-&gt; &lt;C, s[x -&gt; k, z -&gt; 0]&gt;</w:t>
      </w:r>
    </w:p>
    <w:p w:rsidR="000D6376" w:rsidRDefault="00364B51" w14:paraId="00000046" w14:textId="77777777">
      <w:r>
        <w:t>-&gt; &lt;if (z=0) then (x := x + 1; (z := 0) or (z : = 1); C) else skip, s[x -&gt; k, z -&gt; 0]&gt;</w:t>
      </w:r>
    </w:p>
    <w:p w:rsidR="000D6376" w:rsidRDefault="00364B51" w14:paraId="00000047" w14:textId="77777777">
      <w:r>
        <w:t>-&gt; &lt;x := x + 1; (z := 0) or (z : = 1); C, s[x -&gt; k, z -&gt; 0]&gt;</w:t>
      </w:r>
    </w:p>
    <w:p w:rsidR="000D6376" w:rsidRDefault="00364B51" w14:paraId="00000048" w14:textId="77777777">
      <w:r>
        <w:t>-&gt; &lt;skip; (z := 0) or (z := 1); C, s[x -&gt; k + 1, z -&gt; 0]&gt;</w:t>
      </w:r>
    </w:p>
    <w:p w:rsidR="000D6376" w:rsidP="744C809C" w:rsidRDefault="7CE34646" w14:paraId="00000049" w14:textId="77777777">
      <w:r>
        <w:t>-&gt; &lt;(z := 0) or (z := 1); C, s[x -&gt; k + 1, z -&gt; 0]&gt;</w:t>
      </w:r>
    </w:p>
    <w:p w:rsidR="000D6376" w:rsidRDefault="00364B51" w14:paraId="0000004A" w14:textId="77777777">
      <w:r>
        <w:t>-&gt; &lt;z := 0; C, s[x -&gt; k + 1, z -&gt; 0]&gt;</w:t>
      </w:r>
    </w:p>
    <w:p w:rsidR="000D6376" w:rsidRDefault="00364B51" w14:paraId="0000004B" w14:textId="77777777">
      <w:r>
        <w:t>-&gt; &lt;skip; C, s[x -&gt; k + 1, z -&gt; 0]&gt;</w:t>
      </w:r>
    </w:p>
    <w:p w:rsidR="000D6376" w:rsidRDefault="00364B51" w14:paraId="0000004C" w14:textId="77777777">
      <w:r>
        <w:t>-&gt; &lt;C, s[x -&gt; k + 1, z -&gt; 0]&gt;</w:t>
      </w:r>
    </w:p>
    <w:p w:rsidR="000D6376" w:rsidRDefault="000D6376" w14:paraId="0000004D" w14:textId="77777777"/>
    <w:p w:rsidR="000D6376" w:rsidRDefault="00364B51" w14:paraId="0000004E" w14:textId="77777777">
      <w:r>
        <w:t>Therefore, holds for inductive case.</w:t>
      </w:r>
    </w:p>
    <w:p w:rsidR="000D6376" w:rsidRDefault="000D6376" w14:paraId="0000004F" w14:textId="77777777"/>
    <w:p w:rsidR="000D6376" w:rsidRDefault="00364B51" w14:paraId="00000050" w14:textId="77777777">
      <w:r>
        <w:rPr>
          <w:rFonts w:ascii="Arial Unicode MS" w:hAnsi="Arial Unicode MS" w:eastAsia="Arial Unicode MS" w:cs="Arial Unicode MS"/>
        </w:rPr>
        <w:t xml:space="preserve">Therefore, holds for all n ∈ </w:t>
      </w:r>
      <m:oMath>
        <m:sSup>
          <m:sSupPr>
            <m:ctrlPr>
              <w:rPr>
                <w:rFonts w:ascii="Cambria Math" w:hAnsi="Cambria Math"/>
              </w:rPr>
            </m:ctrlPr>
          </m:sSupPr>
          <m:e>
            <m:sSup>
              <m:sSupPr>
                <m:ctrlPr>
                  <w:rPr>
                    <w:rFonts w:ascii="Cambria Math" w:hAnsi="Cambria Math"/>
                  </w:rPr>
                </m:ctrlPr>
              </m:sSupPr>
              <m:e>
                <m:sSup>
                  <m:sSupPr>
                    <m:ctrlPr>
                      <w:rPr>
                        <w:rFonts w:ascii="Cambria Math" w:hAnsi="Cambria Math"/>
                      </w:rPr>
                    </m:ctrlPr>
                  </m:sSupPr>
                  <m:e>
                    <m:sSup>
                      <m:sSupPr>
                        <m:ctrlPr>
                          <w:rPr>
                            <w:rFonts w:ascii="Cambria Math" w:hAnsi="Cambria Math"/>
                          </w:rPr>
                        </m:ctrlPr>
                      </m:sSupPr>
                      <m:e>
                        <m:r>
                          <w:rPr>
                            <w:rFonts w:ascii="Cambria Math" w:hAnsi="Cambria Math"/>
                          </w:rPr>
                          <m:t>N</m:t>
                        </m:r>
                      </m:e>
                      <m:sup>
                        <m:r>
                          <w:rPr>
                            <w:rFonts w:ascii="Cambria Math" w:hAnsi="Cambria Math"/>
                          </w:rPr>
                          <m:t>+</m:t>
                        </m:r>
                      </m:sup>
                    </m:sSup>
                  </m:e>
                  <m:sup/>
                </m:sSup>
              </m:e>
              <m:sup/>
            </m:sSup>
          </m:e>
          <m:sup/>
        </m:sSup>
      </m:oMath>
    </w:p>
    <w:p w:rsidR="000D6376" w:rsidRDefault="000D6376" w14:paraId="00000051" w14:textId="77777777"/>
    <w:p w:rsidR="000D6376" w:rsidRDefault="00364B51" w14:paraId="00000052" w14:textId="77777777">
      <w:r>
        <w:rPr>
          <w:rFonts w:ascii="Arial Unicode MS" w:hAnsi="Arial Unicode MS" w:eastAsia="Arial Unicode MS" w:cs="Arial Unicode MS"/>
        </w:rPr>
        <w:t xml:space="preserve">Proof 2: &lt;C, s[x -&gt; 0, z -&gt; 0]&gt; -&gt;* &lt;skip, s[x -&gt; n, z -&gt; 1]&gt; ∀ n ∈ </w:t>
      </w:r>
      <m:oMath>
        <m:sSup>
          <m:sSupPr>
            <m:ctrlPr>
              <w:rPr>
                <w:rFonts w:ascii="Cambria Math" w:hAnsi="Cambria Math"/>
              </w:rPr>
            </m:ctrlPr>
          </m:sSupPr>
          <m:e>
            <m:sSup>
              <m:sSupPr>
                <m:ctrlPr>
                  <w:rPr>
                    <w:rFonts w:ascii="Cambria Math" w:hAnsi="Cambria Math"/>
                  </w:rPr>
                </m:ctrlPr>
              </m:sSupPr>
              <m:e>
                <m:r>
                  <w:rPr>
                    <w:rFonts w:ascii="Cambria Math" w:hAnsi="Cambria Math"/>
                  </w:rPr>
                  <m:t>N</m:t>
                </m:r>
              </m:e>
              <m:sup>
                <m:r>
                  <w:rPr>
                    <w:rFonts w:ascii="Cambria Math" w:hAnsi="Cambria Math"/>
                  </w:rPr>
                  <m:t>+</m:t>
                </m:r>
              </m:sup>
            </m:sSup>
          </m:e>
          <m:sup/>
        </m:sSup>
      </m:oMath>
    </w:p>
    <w:p w:rsidR="000D6376" w:rsidRDefault="000D6376" w14:paraId="00000053" w14:textId="77777777"/>
    <w:p w:rsidR="000D6376" w:rsidRDefault="00364B51" w14:paraId="00000054" w14:textId="77777777">
      <w:r>
        <w:t>Base Case: n = 1</w:t>
      </w:r>
    </w:p>
    <w:p w:rsidR="000D6376" w:rsidRDefault="00364B51" w14:paraId="00000055" w14:textId="77777777">
      <w:r>
        <w:t>&lt;C, s[x -&gt; 0, z -&gt; 0]&gt; -&gt; &lt;if (z = 0) then (x := x + 1; (z := 0) or (z := 1); C) else skip, s&gt;</w:t>
      </w:r>
    </w:p>
    <w:p w:rsidR="000D6376" w:rsidRDefault="00364B51" w14:paraId="00000056" w14:textId="77777777">
      <w:r>
        <w:t>-&gt; &lt;x := x + 1; (z := 0) or (z := 1); C, s&gt;</w:t>
      </w:r>
    </w:p>
    <w:p w:rsidR="000D6376" w:rsidRDefault="00364B51" w14:paraId="00000057" w14:textId="77777777">
      <w:r>
        <w:t>-&gt;&lt;skip; (z := 0) or (z := 1); C, s[x -&gt; 1]&gt;</w:t>
      </w:r>
    </w:p>
    <w:p w:rsidR="000D6376" w:rsidRDefault="00364B51" w14:paraId="00000058" w14:textId="77777777">
      <w:r>
        <w:t>-&gt;&lt;(z := 0) or (z := 1); C, s[x -&gt; 1]&gt;</w:t>
      </w:r>
    </w:p>
    <w:p w:rsidR="000D6376" w:rsidRDefault="00364B51" w14:paraId="00000059" w14:textId="77777777">
      <w:r>
        <w:t>-&gt; &lt;(z := 1; C, s[x -&gt; 1]&gt;</w:t>
      </w:r>
    </w:p>
    <w:p w:rsidR="000D6376" w:rsidRDefault="00364B51" w14:paraId="0000005A" w14:textId="77777777">
      <w:r>
        <w:t>-&gt; &lt;skip; C, s[x -&gt; 1, z -&gt; 1]&gt;</w:t>
      </w:r>
    </w:p>
    <w:p w:rsidR="000D6376" w:rsidRDefault="00364B51" w14:paraId="0000005B" w14:textId="77777777">
      <w:r>
        <w:t>-&gt; &lt;C, s[x -&gt; 1, z -&gt; 1]&gt;</w:t>
      </w:r>
    </w:p>
    <w:p w:rsidR="000D6376" w:rsidRDefault="00364B51" w14:paraId="0000005C" w14:textId="77777777">
      <w:r>
        <w:t>-&gt; &lt;if (z = 0) then (x := x + 1; (z := 0) or (z := 1); C) else skip, s[x -&gt; 1, z -&gt; 1]&gt;</w:t>
      </w:r>
    </w:p>
    <w:p w:rsidR="000D6376" w:rsidRDefault="00364B51" w14:paraId="0000005D" w14:textId="77777777">
      <w:r>
        <w:t>-&gt; &lt;skip, s[x -&gt; 1, z -&gt; 1]&gt;</w:t>
      </w:r>
    </w:p>
    <w:p w:rsidR="000D6376" w:rsidRDefault="000D6376" w14:paraId="0000005E" w14:textId="77777777"/>
    <w:p w:rsidR="000D6376" w:rsidRDefault="00364B51" w14:paraId="0000005F" w14:textId="77777777">
      <w:r>
        <w:t>Therefore holds for base case</w:t>
      </w:r>
    </w:p>
    <w:p w:rsidR="000D6376" w:rsidRDefault="000D6376" w14:paraId="00000060" w14:textId="77777777"/>
    <w:p w:rsidR="000D6376" w:rsidRDefault="00364B51" w14:paraId="00000061" w14:textId="77777777">
      <w:r>
        <w:rPr>
          <w:rFonts w:ascii="Arial Unicode MS" w:hAnsi="Arial Unicode MS" w:eastAsia="Arial Unicode MS" w:cs="Arial Unicode MS"/>
        </w:rPr>
        <w:t xml:space="preserve">Assume true for n = k, k ∈ </w:t>
      </w:r>
      <m:oMath>
        <m:sSup>
          <m:sSupPr>
            <m:ctrlPr>
              <w:rPr>
                <w:rFonts w:ascii="Cambria Math" w:hAnsi="Cambria Math"/>
              </w:rPr>
            </m:ctrlPr>
          </m:sSupPr>
          <m:e>
            <m:sSup>
              <m:sSupPr>
                <m:ctrlPr>
                  <w:rPr>
                    <w:rFonts w:ascii="Cambria Math" w:hAnsi="Cambria Math"/>
                  </w:rPr>
                </m:ctrlPr>
              </m:sSupPr>
              <m:e>
                <m:r>
                  <w:rPr>
                    <w:rFonts w:ascii="Cambria Math" w:hAnsi="Cambria Math"/>
                  </w:rPr>
                  <m:t>N</m:t>
                </m:r>
              </m:e>
              <m:sup>
                <m:r>
                  <w:rPr>
                    <w:rFonts w:ascii="Cambria Math" w:hAnsi="Cambria Math"/>
                  </w:rPr>
                  <m:t>+</m:t>
                </m:r>
              </m:sup>
            </m:sSup>
          </m:e>
          <m:sup/>
        </m:sSup>
      </m:oMath>
    </w:p>
    <w:p w:rsidR="000D6376" w:rsidRDefault="000D6376" w14:paraId="00000062" w14:textId="77777777"/>
    <w:p w:rsidR="000D6376" w:rsidRDefault="00364B51" w14:paraId="00000063" w14:textId="77777777">
      <w:r>
        <w:t>For n = k + 1:</w:t>
      </w:r>
    </w:p>
    <w:p w:rsidR="000D6376" w:rsidRDefault="000D6376" w14:paraId="00000064" w14:textId="77777777"/>
    <w:p w:rsidR="000D6376" w:rsidRDefault="00364B51" w14:paraId="00000065" w14:textId="77777777">
      <w:r>
        <w:t>&lt;C, s[x -&gt; 0, z -&gt; 0]&gt; -&gt;* &lt;skip, s[x -&gt; k, z -&gt; 1]&gt;, by IH</w:t>
      </w:r>
    </w:p>
    <w:p w:rsidR="000D6376" w:rsidRDefault="00364B51" w14:paraId="00000066" w14:textId="77777777">
      <w:r>
        <w:t>By the semantics of While-Or, we must therefore have that:</w:t>
      </w:r>
    </w:p>
    <w:p w:rsidR="000D6376" w:rsidRDefault="000D6376" w14:paraId="00000067" w14:textId="77777777"/>
    <w:p w:rsidR="000D6376" w:rsidRDefault="00364B51" w14:paraId="00000068" w14:textId="77777777">
      <w:r>
        <w:t>&lt;C, s[x -&gt; 0, z -&gt; 0]&gt; -&gt;* &lt;(z := 0) or (z := 1); C, s[x -&gt; k, z -&gt; 0]&gt;</w:t>
      </w:r>
    </w:p>
    <w:p w:rsidR="000D6376" w:rsidRDefault="000D6376" w14:paraId="00000069" w14:textId="77777777"/>
    <w:p w:rsidR="000D6376" w:rsidRDefault="00364B51" w14:paraId="0000006A" w14:textId="77777777">
      <w:r>
        <w:t>&lt;(z := 0) or (z := 1); C, s[x -&gt; k, z -&gt; 0]&gt;</w:t>
      </w:r>
    </w:p>
    <w:p w:rsidR="000D6376" w:rsidRDefault="00364B51" w14:paraId="0000006B" w14:textId="77777777">
      <w:r>
        <w:t>-&gt; &lt;z := 0; C, s[x -&gt; k, z -&gt; 0]&gt;</w:t>
      </w:r>
    </w:p>
    <w:p w:rsidR="000D6376" w:rsidRDefault="00364B51" w14:paraId="0000006C" w14:textId="77777777">
      <w:r>
        <w:t>-&gt; &lt;skip; C, s[x -&gt; k, z -&gt; 0]&gt;</w:t>
      </w:r>
    </w:p>
    <w:p w:rsidR="000D6376" w:rsidRDefault="00364B51" w14:paraId="0000006D" w14:textId="77777777">
      <w:r>
        <w:t>-&gt; &lt;C, s[x -&gt; k, z -&gt; 0]&gt;</w:t>
      </w:r>
    </w:p>
    <w:p w:rsidR="000D6376" w:rsidRDefault="00364B51" w14:paraId="0000006E" w14:textId="77777777">
      <w:r>
        <w:t>-&gt; &lt;if (z=0) then (x := x + 1; (z := 0) or (z : = 1); C) else skip, s[x -&gt; k, z -&gt; 0]&gt;</w:t>
      </w:r>
    </w:p>
    <w:p w:rsidR="000D6376" w:rsidRDefault="00364B51" w14:paraId="0000006F" w14:textId="77777777">
      <w:r>
        <w:t>-&gt; &lt;x := x + 1; (z := 0) or (z : = 1); C, s[x -&gt; k, z -&gt; 0]&gt;</w:t>
      </w:r>
    </w:p>
    <w:p w:rsidR="000D6376" w:rsidRDefault="00364B51" w14:paraId="00000070" w14:textId="77777777">
      <w:r>
        <w:t>-&gt; &lt;skip; (z := 0) or (z := 1); C, s[x -&gt; k + 1, z -&gt; 0]&gt;</w:t>
      </w:r>
    </w:p>
    <w:p w:rsidR="000D6376" w:rsidRDefault="00364B51" w14:paraId="00000071" w14:textId="77777777">
      <w:r>
        <w:t>-&gt; &lt;(z := 0) or (z := 1); C, s[x -&gt; k + 1, z -&gt; 0]&gt;</w:t>
      </w:r>
    </w:p>
    <w:p w:rsidR="000D6376" w:rsidRDefault="00364B51" w14:paraId="00000072" w14:textId="77777777">
      <w:r>
        <w:t>-&gt; &lt;z := 1; C, s[x -&gt; k + 1, z -&gt; 0]&gt;</w:t>
      </w:r>
    </w:p>
    <w:p w:rsidR="000D6376" w:rsidRDefault="00364B51" w14:paraId="00000073" w14:textId="77777777">
      <w:r>
        <w:t>-&gt; &lt;skip; C, s[x -&gt; k + 1, z -&gt; 1]&gt;</w:t>
      </w:r>
    </w:p>
    <w:p w:rsidR="000D6376" w:rsidRDefault="00364B51" w14:paraId="00000074" w14:textId="77777777">
      <w:r>
        <w:t>-&gt; &lt;C, s[x -&gt; k + 1, z -&gt; 1]&gt;</w:t>
      </w:r>
    </w:p>
    <w:p w:rsidR="000D6376" w:rsidRDefault="00364B51" w14:paraId="00000075" w14:textId="77777777">
      <w:r>
        <w:t>-&gt; &lt;if (z = 0) then (x := x + 1; (z := 0) or (z := 1); C) else skip, s[x -&gt; k + 1, z -&gt; 1]&gt;</w:t>
      </w:r>
    </w:p>
    <w:p w:rsidR="000D6376" w:rsidRDefault="00364B51" w14:paraId="00000076" w14:textId="77777777">
      <w:r>
        <w:t>-&gt; &lt;skip, s[x -&gt; k + 1, z -&gt; 1]&gt;</w:t>
      </w:r>
    </w:p>
    <w:p w:rsidR="000D6376" w:rsidRDefault="000D6376" w14:paraId="00000077" w14:textId="77777777"/>
    <w:p w:rsidR="000D6376" w:rsidRDefault="00364B51" w14:paraId="00000078" w14:textId="77777777">
      <w:r>
        <w:t>Therefore holds for inductive case.</w:t>
      </w:r>
    </w:p>
    <w:p w:rsidR="000D6376" w:rsidRDefault="000D6376" w14:paraId="00000079" w14:textId="77777777"/>
    <w:p w:rsidR="000D6376" w:rsidRDefault="76D5274B" w14:paraId="0000007A" w14:textId="77777777">
      <w:r w:rsidRPr="2B8EABE4">
        <w:rPr>
          <w:rFonts w:ascii="Arial Unicode MS" w:hAnsi="Arial Unicode MS" w:eastAsia="Arial Unicode MS" w:cs="Arial Unicode MS"/>
        </w:rPr>
        <w:t>Therefore holds for all n ∈ N+</w:t>
      </w:r>
    </w:p>
    <w:p w:rsidR="2B8EABE4" w:rsidP="2B8EABE4" w:rsidRDefault="2B8EABE4" w14:paraId="29B8324A" w14:textId="3BFEDCCC">
      <w:pPr>
        <w:rPr>
          <w:rFonts w:ascii="Arial Unicode MS" w:hAnsi="Arial Unicode MS" w:eastAsia="Arial Unicode MS" w:cs="Arial Unicode MS"/>
        </w:rPr>
      </w:pPr>
    </w:p>
    <w:p w:rsidR="2B8EABE4" w:rsidP="2B8EABE4" w:rsidRDefault="2B8EABE4" w14:paraId="3F9588D9" w14:textId="47C74576">
      <w:pPr>
        <w:rPr>
          <w:rFonts w:ascii="Arial Unicode MS" w:hAnsi="Arial Unicode MS" w:eastAsia="Arial Unicode MS" w:cs="Arial Unicode MS"/>
        </w:rPr>
      </w:pPr>
    </w:p>
    <w:p w:rsidR="2B8EABE4" w:rsidP="2B8EABE4" w:rsidRDefault="2B8EABE4" w14:paraId="7FF66A4F" w14:textId="1306F461">
      <w:pPr>
        <w:rPr>
          <w:rFonts w:ascii="Arial Unicode MS" w:hAnsi="Arial Unicode MS" w:eastAsia="Arial Unicode MS" w:cs="Arial Unicode MS"/>
        </w:rPr>
      </w:pPr>
    </w:p>
    <w:p w:rsidR="3F32A8B4" w:rsidP="2B8EABE4" w:rsidRDefault="3F32A8B4" w14:paraId="5417C890" w14:textId="44D9356D">
      <w:pPr>
        <w:rPr>
          <w:rFonts w:ascii="Arial Unicode MS" w:hAnsi="Arial Unicode MS" w:eastAsia="Arial Unicode MS" w:cs="Arial Unicode MS"/>
        </w:rPr>
      </w:pPr>
      <w:r w:rsidRPr="2B8EABE4">
        <w:rPr>
          <w:rFonts w:ascii="Arial Unicode MS" w:hAnsi="Arial Unicode MS" w:eastAsia="Arial Unicode MS" w:cs="Arial Unicode MS"/>
        </w:rPr>
        <w:t>Alternative</w:t>
      </w:r>
      <w:r w:rsidRPr="2B8EABE4" w:rsidR="33E3F4C6">
        <w:rPr>
          <w:rFonts w:ascii="Arial Unicode MS" w:hAnsi="Arial Unicode MS" w:eastAsia="Arial Unicode MS" w:cs="Arial Unicode MS"/>
        </w:rPr>
        <w:t xml:space="preserve"> 1di)</w:t>
      </w:r>
      <w:r w:rsidRPr="2B8EABE4">
        <w:rPr>
          <w:rFonts w:ascii="Arial Unicode MS" w:hAnsi="Arial Unicode MS" w:eastAsia="Arial Unicode MS" w:cs="Arial Unicode MS"/>
        </w:rPr>
        <w:t xml:space="preserve"> (</w:t>
      </w:r>
      <w:r w:rsidRPr="2B8EABE4" w:rsidR="4EBD5705">
        <w:rPr>
          <w:rFonts w:ascii="Arial Unicode MS" w:hAnsi="Arial Unicode MS" w:eastAsia="Arial Unicode MS" w:cs="Arial Unicode MS"/>
        </w:rPr>
        <w:t xml:space="preserve">in </w:t>
      </w:r>
      <w:r w:rsidRPr="2B8EABE4">
        <w:rPr>
          <w:rFonts w:ascii="Arial Unicode MS" w:hAnsi="Arial Unicode MS" w:eastAsia="Arial Unicode MS" w:cs="Arial Unicode MS"/>
        </w:rPr>
        <w:t>2023 format):</w:t>
      </w:r>
    </w:p>
    <w:p w:rsidR="5FE78207" w:rsidP="2B8EABE4" w:rsidRDefault="5FE78207" w14:paraId="2E1540EE" w14:textId="6CE71CE2">
      <w:pPr>
        <w:rPr>
          <w:rFonts w:ascii="Arial Unicode MS" w:hAnsi="Arial Unicode MS" w:eastAsia="Arial Unicode MS" w:cs="Arial Unicode MS"/>
        </w:rPr>
      </w:pPr>
      <w:r w:rsidRPr="2B8EABE4">
        <w:rPr>
          <w:rFonts w:ascii="Arial Unicode MS" w:hAnsi="Arial Unicode MS" w:eastAsia="Arial Unicode MS" w:cs="Arial Unicode MS"/>
        </w:rPr>
        <w:t xml:space="preserve">This proof is more formative </w:t>
      </w:r>
    </w:p>
    <w:p w:rsidR="3F32A8B4" w:rsidP="2B8EABE4" w:rsidRDefault="3F32A8B4" w14:paraId="02B1E2A0" w14:textId="309D0E18">
      <w:pPr>
        <w:rPr>
          <w:rFonts w:ascii="Arial Unicode MS" w:hAnsi="Arial Unicode MS" w:eastAsia="Arial Unicode MS" w:cs="Arial Unicode MS"/>
        </w:rPr>
      </w:pPr>
      <w:r w:rsidRPr="2B8EABE4">
        <w:rPr>
          <w:rFonts w:ascii="Arial Unicode MS" w:hAnsi="Arial Unicode MS" w:eastAsia="Arial Unicode MS" w:cs="Arial Unicode MS"/>
        </w:rPr>
        <w:t xml:space="preserve">In 2023 </w:t>
      </w:r>
      <w:r w:rsidRPr="2B8EABE4" w:rsidR="659822AB">
        <w:rPr>
          <w:rFonts w:ascii="Arial Unicode MS" w:hAnsi="Arial Unicode MS" w:eastAsia="Arial Unicode MS" w:cs="Arial Unicode MS"/>
        </w:rPr>
        <w:t xml:space="preserve">I think </w:t>
      </w:r>
      <w:r w:rsidRPr="2B8EABE4">
        <w:rPr>
          <w:rFonts w:ascii="Arial Unicode MS" w:hAnsi="Arial Unicode MS" w:eastAsia="Arial Unicode MS" w:cs="Arial Unicode MS"/>
        </w:rPr>
        <w:t xml:space="preserve">we need to refer to which rule is used in each step. </w:t>
      </w:r>
      <w:r w:rsidRPr="2B8EABE4" w:rsidR="03C13E14">
        <w:rPr>
          <w:rFonts w:ascii="Arial Unicode MS" w:hAnsi="Arial Unicode MS" w:eastAsia="Arial Unicode MS" w:cs="Arial Unicode MS"/>
        </w:rPr>
        <w:t>But this proof took me 30 minutes so I won’t do this in the exam</w:t>
      </w:r>
      <w:r w:rsidRPr="2B8EABE4" w:rsidR="1F7275A4">
        <w:rPr>
          <w:rFonts w:ascii="Arial Unicode MS" w:hAnsi="Arial Unicode MS" w:eastAsia="Arial Unicode MS" w:cs="Arial Unicode MS"/>
        </w:rPr>
        <w:t xml:space="preserve"> if it only counts for half of 40%</w:t>
      </w:r>
      <w:r w:rsidRPr="2B8EABE4" w:rsidR="03C13E14">
        <w:rPr>
          <w:rFonts w:ascii="Arial Unicode MS" w:hAnsi="Arial Unicode MS" w:eastAsia="Arial Unicode MS" w:cs="Arial Unicode MS"/>
        </w:rPr>
        <w:t>.</w:t>
      </w:r>
    </w:p>
    <w:p w:rsidR="3F32A8B4" w:rsidP="2B8EABE4" w:rsidRDefault="3F32A8B4" w14:paraId="32E4E308" w14:textId="29A3B6DB">
      <w:r>
        <w:rPr>
          <w:noProof/>
        </w:rPr>
        <w:drawing>
          <wp:inline distT="0" distB="0" distL="0" distR="0" wp14:anchorId="702C6C3F" wp14:editId="3597B100">
            <wp:extent cx="3228975" cy="4572000"/>
            <wp:effectExtent l="0" t="0" r="0" b="0"/>
            <wp:docPr id="1422078494" name="Picture 1422078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28975" cy="4572000"/>
                    </a:xfrm>
                    <a:prstGeom prst="rect">
                      <a:avLst/>
                    </a:prstGeom>
                  </pic:spPr>
                </pic:pic>
              </a:graphicData>
            </a:graphic>
          </wp:inline>
        </w:drawing>
      </w:r>
    </w:p>
    <w:p w:rsidR="2B8EABE4" w:rsidP="2B8EABE4" w:rsidRDefault="2B8EABE4" w14:paraId="002CF037" w14:textId="08CA58F3"/>
    <w:p w:rsidR="3F32A8B4" w:rsidP="2B8EABE4" w:rsidRDefault="3C93261C" w14:paraId="18EABB22" w14:textId="1358B651">
      <w:r w:rsidR="0AF51354">
        <w:drawing>
          <wp:inline wp14:editId="34FACA56" wp14:anchorId="3307020A">
            <wp:extent cx="3228975" cy="2667030"/>
            <wp:effectExtent l="0" t="0" r="0" b="0"/>
            <wp:docPr id="639959429" name="Picture 639959429" title=""/>
            <wp:cNvGraphicFramePr>
              <a:graphicFrameLocks noChangeAspect="1"/>
            </wp:cNvGraphicFramePr>
            <a:graphic>
              <a:graphicData uri="http://schemas.openxmlformats.org/drawingml/2006/picture">
                <pic:pic>
                  <pic:nvPicPr>
                    <pic:cNvPr id="0" name="Picture 639959429"/>
                    <pic:cNvPicPr/>
                  </pic:nvPicPr>
                  <pic:blipFill>
                    <a:blip r:embed="R31a7d5cc5b0f4fb6">
                      <a:extLst xmlns:a="http://schemas.openxmlformats.org/drawingml/2006/main">
                        <a:ext uri="{28A0092B-C50C-407E-A947-70E740481C1C}">
                          <a14:useLocalDpi xmlns:a14="http://schemas.microsoft.com/office/drawing/2010/main" val="0"/>
                        </a:ext>
                      </a:extLst>
                    </a:blip>
                    <a:srcRect b="41666"/>
                    <a:stretch>
                      <a:fillRect/>
                    </a:stretch>
                  </pic:blipFill>
                  <pic:spPr>
                    <a:xfrm rot="0" flipH="0" flipV="0">
                      <a:off x="0" y="0"/>
                      <a:ext cx="3228975" cy="2667030"/>
                    </a:xfrm>
                    <a:prstGeom prst="rect">
                      <a:avLst/>
                    </a:prstGeom>
                  </pic:spPr>
                </pic:pic>
              </a:graphicData>
            </a:graphic>
          </wp:inline>
        </w:drawing>
      </w:r>
    </w:p>
    <w:p w:rsidR="000D6376" w:rsidRDefault="000D6376" w14:paraId="0000007B" w14:textId="77777777"/>
    <w:p w:rsidR="000D6376" w:rsidRDefault="00364B51" w14:paraId="0000007C" w14:textId="77777777">
      <w:r>
        <w:t>1dii. &lt;x := somenumber; z := 1, s&gt; -&gt; &lt;skip; z := 1, s[x -&gt; n]&gt;</w:t>
      </w:r>
    </w:p>
    <w:p w:rsidR="000D6376" w:rsidRDefault="00364B51" w14:paraId="0000007D" w14:textId="77777777">
      <w:r>
        <w:t>-&gt; &lt;z := 1, s[x -&gt; n]&gt; -&gt; &lt;skip, s[x -&gt; n, z -&gt; 1]&gt;</w:t>
      </w:r>
    </w:p>
    <w:p w:rsidR="000D6376" w:rsidRDefault="000D6376" w14:paraId="0000007E" w14:textId="77777777"/>
    <w:p w:rsidR="000D6376" w:rsidRDefault="00364B51" w14:paraId="0000007F" w14:textId="77777777">
      <w:r>
        <w:t>Therefore, &lt;x := somenumber; z := 1, s&gt; -&gt;* &lt;skip, s[x -&gt; n, z -&gt; 1]</w:t>
      </w:r>
    </w:p>
    <w:p w:rsidR="000D6376" w:rsidRDefault="000D6376" w14:paraId="00000080" w14:textId="77777777"/>
    <w:p w:rsidR="000D6376" w:rsidRDefault="00364B51" w14:paraId="00000081" w14:textId="77777777">
      <w:r>
        <w:t>&lt;x := 0; z := 0; C, s&gt; -&gt; &lt;skip; z := 0; C, s[x -&gt; 0]&gt;</w:t>
      </w:r>
    </w:p>
    <w:p w:rsidR="000D6376" w:rsidRDefault="00364B51" w14:paraId="00000082" w14:textId="77777777">
      <w:r>
        <w:t>-&gt; &lt;z := 0; C, s[x -&gt; 0]&gt;</w:t>
      </w:r>
    </w:p>
    <w:p w:rsidR="000D6376" w:rsidRDefault="00364B51" w14:paraId="00000083" w14:textId="77777777">
      <w:r>
        <w:t>-&gt; &lt;skip; C, s[x -&gt; 0, z -&gt; 0]&gt;</w:t>
      </w:r>
    </w:p>
    <w:p w:rsidR="000D6376" w:rsidRDefault="00364B51" w14:paraId="00000084" w14:textId="77777777">
      <w:r>
        <w:t>-&gt; &lt;C, s[x -&gt; 0, z -&gt; 0]&gt;</w:t>
      </w:r>
    </w:p>
    <w:p w:rsidR="000D6376" w:rsidRDefault="000D6376" w14:paraId="00000085" w14:textId="77777777"/>
    <w:p w:rsidR="000D6376" w:rsidRDefault="00364B51" w14:paraId="00000086" w14:textId="77777777">
      <w:r>
        <w:t>Therefore, &lt;x := 0; z := 0; C, s&gt; -&gt;* &lt;C, s[x -&gt; 0, z -&gt; 0]&gt;</w:t>
      </w:r>
    </w:p>
    <w:p w:rsidR="000D6376" w:rsidRDefault="000D6376" w14:paraId="00000087" w14:textId="77777777"/>
    <w:p w:rsidR="000D6376" w:rsidRDefault="00364B51" w14:paraId="00000088" w14:textId="77777777">
      <w:r>
        <w:t xml:space="preserve">As &lt;x := 0; z := 0; C, s&gt; -&gt;* &lt;C, s[x -&gt; 0, z -&gt; 0]&gt; and, by part 1di, </w:t>
      </w:r>
    </w:p>
    <w:p w:rsidR="000D6376" w:rsidRDefault="00364B51" w14:paraId="00000089" w14:textId="77777777">
      <w:r>
        <w:t>&lt;C, s[x -&gt; 0, z -&gt; 0]&gt; -&gt;* &lt;skip, s[x -&gt; n, z -&gt; 1]&gt;:</w:t>
      </w:r>
    </w:p>
    <w:p w:rsidR="000D6376" w:rsidRDefault="000D6376" w14:paraId="0000008A" w14:textId="77777777"/>
    <w:p w:rsidR="000D6376" w:rsidRDefault="00364B51" w14:paraId="0000008B" w14:textId="77777777">
      <w:r>
        <w:t>&lt;x := 0; z := 0; C&gt; -&gt;* &lt;skip, s[x -&gt; n, z -&gt; 1]&gt;</w:t>
      </w:r>
    </w:p>
    <w:p w:rsidR="000D6376" w:rsidRDefault="000D6376" w14:paraId="0000008C" w14:textId="77777777"/>
    <w:p w:rsidR="000D6376" w:rsidRDefault="4E629F1A" w14:paraId="0000008D" w14:textId="77777777">
      <w:r>
        <w:t xml:space="preserve">By given </w:t>
      </w:r>
      <w:r w:rsidRPr="2E4E9442">
        <w:rPr>
          <w:i/>
          <w:iCs/>
        </w:rPr>
        <w:t>definition</w:t>
      </w:r>
      <w:r>
        <w:t>:</w:t>
      </w:r>
    </w:p>
    <w:p w:rsidR="000D6376" w:rsidRDefault="000D6376" w14:paraId="0000008E" w14:textId="77777777"/>
    <w:p w:rsidR="000D6376" w:rsidRDefault="00364B51" w14:paraId="0000008F" w14:textId="77777777">
      <w:r>
        <w:t>The command (x := somenumber; z := 1) is equivalent to the command (x := 0; z := 0; C) as:</w:t>
      </w:r>
    </w:p>
    <w:p w:rsidR="000D6376" w:rsidRDefault="000D6376" w14:paraId="00000090" w14:textId="77777777"/>
    <w:p w:rsidR="000D6376" w:rsidRDefault="00364B51" w14:paraId="00000091" w14:textId="77777777">
      <w:r>
        <w:t>&lt;x := somenumber; z := 1, s&gt; -&gt;* &lt;skip, s[x -&gt; n, z -&gt; 1]</w:t>
      </w:r>
    </w:p>
    <w:p w:rsidR="000D6376" w:rsidRDefault="00364B51" w14:paraId="00000092" w14:textId="77777777">
      <w:r>
        <w:t>and</w:t>
      </w:r>
    </w:p>
    <w:p w:rsidR="000D6376" w:rsidRDefault="4E629F1A" w14:paraId="00000093" w14:textId="77777777">
      <w:r>
        <w:t>&lt;x := 0; z := 0; C&gt; -&gt;* &lt;skip, s[x -&gt; n, z -&gt; 1]&gt;</w:t>
      </w:r>
      <w:commentRangeStart w:id="4"/>
      <w:commentRangeEnd w:id="4"/>
      <w:r>
        <w:rPr>
          <w:rStyle w:val="CommentReference"/>
        </w:rPr>
        <w:commentReference w:id="4"/>
      </w:r>
    </w:p>
    <w:p w:rsidR="000D6376" w:rsidP="2E4E9442" w:rsidRDefault="2E4E9442" w14:paraId="00000094" w14:textId="32831C1C">
      <w:r>
        <w:rPr>
          <w:noProof/>
        </w:rPr>
        <w:drawing>
          <wp:inline distT="0" distB="0" distL="0" distR="0" wp14:anchorId="00BEB25F" wp14:editId="1D156B8C">
            <wp:extent cx="3476625" cy="4572000"/>
            <wp:effectExtent l="0" t="0" r="0" b="0"/>
            <wp:docPr id="1316566373" name="Picture 1316566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6625" cy="4572000"/>
                    </a:xfrm>
                    <a:prstGeom prst="rect">
                      <a:avLst/>
                    </a:prstGeom>
                  </pic:spPr>
                </pic:pic>
              </a:graphicData>
            </a:graphic>
          </wp:inline>
        </w:drawing>
      </w:r>
      <w:r>
        <w:rPr>
          <w:noProof/>
        </w:rPr>
        <w:drawing>
          <wp:inline distT="0" distB="0" distL="0" distR="0" wp14:anchorId="16A98C46" wp14:editId="2F2281B1">
            <wp:extent cx="4010025" cy="457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10025" cy="4572000"/>
                    </a:xfrm>
                    <a:prstGeom prst="rect">
                      <a:avLst/>
                    </a:prstGeom>
                  </pic:spPr>
                </pic:pic>
              </a:graphicData>
            </a:graphic>
          </wp:inline>
        </w:drawing>
      </w:r>
    </w:p>
    <w:p w:rsidR="000D6376" w:rsidRDefault="00364B51" w14:paraId="00000095" w14:textId="77777777">
      <w:r>
        <w:t>2ai</w:t>
      </w:r>
    </w:p>
    <w:p w:rsidR="000D6376" w:rsidRDefault="000D6376" w14:paraId="00000096" w14:textId="77777777"/>
    <w:p w:rsidR="000D6376" w:rsidRDefault="00364B51" w14:paraId="00000097" w14:textId="77777777">
      <w:r>
        <w:rPr>
          <w:noProof/>
        </w:rPr>
        <w:drawing>
          <wp:inline distT="114300" distB="114300" distL="114300" distR="114300" wp14:anchorId="02820DE9" wp14:editId="07777777">
            <wp:extent cx="5943600" cy="52197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5"/>
                    <a:srcRect/>
                    <a:stretch>
                      <a:fillRect/>
                    </a:stretch>
                  </pic:blipFill>
                  <pic:spPr>
                    <a:xfrm>
                      <a:off x="0" y="0"/>
                      <a:ext cx="5943600" cy="5219700"/>
                    </a:xfrm>
                    <a:prstGeom prst="rect">
                      <a:avLst/>
                    </a:prstGeom>
                    <a:ln/>
                  </pic:spPr>
                </pic:pic>
              </a:graphicData>
            </a:graphic>
          </wp:inline>
        </w:drawing>
      </w:r>
    </w:p>
    <w:p w:rsidR="000D6376" w:rsidRDefault="00364B51" w14:paraId="00000098" w14:textId="77777777">
      <w:r>
        <w:t>Performs integer division by 2 on m (DIV 2)</w:t>
      </w:r>
    </w:p>
    <w:p w:rsidR="000D6376" w:rsidRDefault="000D6376" w14:paraId="00000099" w14:textId="77777777"/>
    <w:p w:rsidR="000D6376" w:rsidRDefault="00364B51" w14:paraId="0000009A" w14:textId="77777777">
      <w:r>
        <w:t>Explanation: With the initial state of R0 being m with R1 = R2 = 0, we repeat the process of taking 1 away from R0 and putting it into R1 or R2 and alternating, until R0 is empty. As R1 is first, it gets the bigger half (if odd). R2 will get the smaller half (m DIV 2). We then empty R1 and move (m DIV 2) into R0.</w:t>
      </w:r>
    </w:p>
    <w:p w:rsidR="000D6376" w:rsidRDefault="000D6376" w14:paraId="0000009B" w14:textId="77777777"/>
    <w:p w:rsidR="000D6376" w:rsidRDefault="000D6376" w14:paraId="0000009C" w14:textId="77777777"/>
    <w:p w:rsidR="000D6376" w:rsidRDefault="397B28E7" w14:paraId="6E1A478A" w14:textId="7580F548">
      <w:pPr>
        <w:rPr>
          <w:ins w:author="Guan, Tianyi" w:date="2023-05-16T15:24:00Z" w:id="5"/>
        </w:rPr>
      </w:pPr>
      <w:r>
        <w:t>ii.</w:t>
      </w:r>
    </w:p>
    <w:p w:rsidR="000D6376" w:rsidRDefault="58432298" w14:paraId="16063D09" w14:textId="11C0C651">
      <w:r>
        <w:t>(Note: click the equations if they are not rendered correctly)</w:t>
      </w:r>
    </w:p>
    <w:p w:rsidR="000D6376" w:rsidP="74165F25" w:rsidRDefault="000D6376" w14:paraId="3C22A2DA" w14:textId="251208AF">
      <w:pPr>
        <w:rPr>
          <w:ins w:author="Guan, Tianyi" w:date="2023-05-16T15:24:00Z" w:id="6"/>
        </w:rPr>
      </w:pPr>
    </w:p>
    <w:p w:rsidR="000D6376" w:rsidRDefault="397B28E7" w14:paraId="0000009D" w14:textId="77777777">
      <w:r>
        <w:t xml:space="preserve"> Γ</w:t>
      </w:r>
      <m:oMath>
        <m:sSubSup>
          <m:sSubSupPr>
            <m:ctrlPr>
              <w:rPr>
                <w:rFonts w:ascii="Cambria Math" w:hAnsi="Cambria Math"/>
              </w:rPr>
            </m:ctrlPr>
          </m:sSubSupPr>
          <m:e>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0</m:t>
                    </m:r>
                  </m:sub>
                </m:sSub>
              </m:e>
              <m:sup>
                <m:r>
                  <w:rPr>
                    <w:rFonts w:ascii="Cambria Math" w:hAnsi="Cambria Math"/>
                  </w:rPr>
                  <m:t>-</m:t>
                </m:r>
              </m:sup>
            </m:sSup>
          </m:e>
          <m:sub/>
          <m:sup/>
        </m:sSubSup>
      </m:oMath>
      <w:r>
        <w:t xml:space="preserve">- -&gt; </w:t>
      </w:r>
      <m:oMath>
        <m:sSub>
          <m:sSubPr>
            <m:ctrlPr>
              <w:rPr>
                <w:rFonts w:ascii="Cambria Math" w:hAnsi="Cambria Math"/>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rPr>
            </m:ctrlPr>
          </m:sSubPr>
          <m:e>
            <m:r>
              <w:rPr>
                <w:rFonts w:ascii="Cambria Math" w:hAnsi="Cambria Math"/>
              </w:rPr>
              <m:t>L</m:t>
            </m:r>
          </m:e>
          <m:sub>
            <m:r>
              <w:rPr>
                <w:rFonts w:ascii="Cambria Math" w:hAnsi="Cambria Math"/>
              </w:rPr>
              <m:t>4</m:t>
            </m:r>
          </m:sub>
        </m:sSub>
      </m:oMath>
      <w:r>
        <w:rPr>
          <w:rFonts w:ascii="Arial Unicode MS" w:hAnsi="Arial Unicode MS" w:eastAsia="Arial Unicode MS" w:cs="Arial Unicode MS"/>
        </w:rPr>
        <w:t xml:space="preserve"> ㄱ = &lt;&lt;(2 x 0) + 1, &lt;1, 4&gt;&gt;&gt; = &lt;&lt;1, &lt;1, 4&gt;&gt;&gt; = &lt;&lt;1, 17&gt;&gt; = 2(34 + 1) = 70</w:t>
      </w:r>
    </w:p>
    <w:p w:rsidR="000D6376" w:rsidRDefault="000D6376" w14:paraId="0000009E" w14:textId="77777777"/>
    <w:p w:rsidR="000D6376" w:rsidRDefault="00364B51" w14:paraId="0000009F" w14:textId="77777777">
      <w:r>
        <w:t>Γ</w:t>
      </w:r>
      <m:oMath>
        <m:sSubSup>
          <m:sSubSupPr>
            <m:ctrlPr>
              <w:rPr>
                <w:rFonts w:ascii="Cambria Math" w:hAnsi="Cambria Math"/>
              </w:rPr>
            </m:ctrlPr>
          </m:sSubSupPr>
          <m:e>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1</m:t>
                    </m:r>
                  </m:sub>
                </m:sSub>
              </m:e>
              <m:sup>
                <m:r>
                  <w:rPr>
                    <w:rFonts w:ascii="Cambria Math" w:hAnsi="Cambria Math"/>
                  </w:rPr>
                  <m:t>+</m:t>
                </m:r>
              </m:sup>
            </m:sSup>
          </m:e>
          <m:sub/>
          <m:sup/>
        </m:sSubSup>
      </m:oMath>
      <w:r>
        <w:t xml:space="preserve"> -&gt; </w:t>
      </w:r>
      <m:oMath>
        <m:sSub>
          <m:sSubPr>
            <m:ctrlPr>
              <w:rPr>
                <w:rFonts w:ascii="Cambria Math" w:hAnsi="Cambria Math"/>
              </w:rPr>
            </m:ctrlPr>
          </m:sSubPr>
          <m:e>
            <m:r>
              <w:rPr>
                <w:rFonts w:ascii="Cambria Math" w:hAnsi="Cambria Math"/>
              </w:rPr>
              <m:t>L</m:t>
            </m:r>
          </m:e>
          <m:sub>
            <m:r>
              <w:rPr>
                <w:rFonts w:ascii="Cambria Math" w:hAnsi="Cambria Math"/>
              </w:rPr>
              <m:t>2</m:t>
            </m:r>
          </m:sub>
        </m:sSub>
      </m:oMath>
      <w:r>
        <w:rPr>
          <w:rFonts w:ascii="Arial Unicode MS" w:hAnsi="Arial Unicode MS" w:eastAsia="Arial Unicode MS" w:cs="Arial Unicode MS"/>
        </w:rPr>
        <w:t>ㄱ = &lt;&lt;(2 x 1), 2&gt;&gt; = &lt;&lt;2, 2&gt;&gt; = 4(4 + 1) = 20</w:t>
      </w:r>
    </w:p>
    <w:p w:rsidR="000D6376" w:rsidRDefault="000D6376" w14:paraId="000000A0" w14:textId="77777777"/>
    <w:p w:rsidRPr="00413CBC" w:rsidR="000D6376" w:rsidRDefault="00364B51" w14:paraId="000000A1" w14:textId="77777777">
      <w:pPr>
        <w:rPr>
          <w:lang w:val="es-ES"/>
        </w:rPr>
      </w:pPr>
      <w:r>
        <w:t>Γ</w:t>
      </w:r>
      <m:oMath>
        <m:sSubSup>
          <m:sSubSupPr>
            <m:ctrlPr>
              <w:rPr>
                <w:rFonts w:ascii="Cambria Math" w:hAnsi="Cambria Math"/>
              </w:rPr>
            </m:ctrlPr>
          </m:sSubSupPr>
          <m:e>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lang w:val="es-ES"/>
                      </w:rPr>
                      <m:t>0</m:t>
                    </m:r>
                  </m:sub>
                </m:sSub>
              </m:e>
              <m:sup>
                <m:r>
                  <w:rPr>
                    <w:rFonts w:ascii="Cambria Math" w:hAnsi="Cambria Math"/>
                    <w:lang w:val="es-ES"/>
                  </w:rPr>
                  <m:t>-</m:t>
                </m:r>
              </m:sup>
            </m:sSup>
          </m:e>
          <m:sub/>
          <m:sup/>
        </m:sSubSup>
      </m:oMath>
      <w:r w:rsidRPr="00413CBC">
        <w:rPr>
          <w:lang w:val="es-ES"/>
        </w:rPr>
        <w:t xml:space="preserve"> -&gt; </w:t>
      </w:r>
      <m:oMath>
        <m:sSub>
          <m:sSubPr>
            <m:ctrlPr>
              <w:rPr>
                <w:rFonts w:ascii="Cambria Math" w:hAnsi="Cambria Math"/>
              </w:rPr>
            </m:ctrlPr>
          </m:sSubPr>
          <m:e>
            <m:r>
              <w:rPr>
                <w:rFonts w:ascii="Cambria Math" w:hAnsi="Cambria Math"/>
              </w:rPr>
              <m:t>L</m:t>
            </m:r>
          </m:e>
          <m:sub>
            <m:r>
              <w:rPr>
                <w:rFonts w:ascii="Cambria Math" w:hAnsi="Cambria Math"/>
                <w:lang w:val="es-ES"/>
              </w:rPr>
              <m:t>3</m:t>
            </m:r>
          </m:sub>
        </m:sSub>
      </m:oMath>
      <w:r w:rsidRPr="00413CBC">
        <w:rPr>
          <w:lang w:val="es-ES"/>
        </w:rPr>
        <w:t xml:space="preserve">, </w:t>
      </w:r>
      <m:oMath>
        <m:sSub>
          <m:sSubPr>
            <m:ctrlPr>
              <w:rPr>
                <w:rFonts w:ascii="Cambria Math" w:hAnsi="Cambria Math"/>
              </w:rPr>
            </m:ctrlPr>
          </m:sSubPr>
          <m:e>
            <m:r>
              <w:rPr>
                <w:rFonts w:ascii="Cambria Math" w:hAnsi="Cambria Math"/>
              </w:rPr>
              <m:t>L</m:t>
            </m:r>
          </m:e>
          <m:sub>
            <m:r>
              <w:rPr>
                <w:rFonts w:ascii="Cambria Math" w:hAnsi="Cambria Math"/>
                <w:lang w:val="es-ES"/>
              </w:rPr>
              <m:t>4</m:t>
            </m:r>
          </m:sub>
        </m:sSub>
      </m:oMath>
      <w:r w:rsidRPr="00413CBC">
        <w:rPr>
          <w:rFonts w:ascii="Arial Unicode MS" w:hAnsi="Arial Unicode MS" w:eastAsia="Arial Unicode MS" w:cs="Arial Unicode MS"/>
          <w:lang w:val="es-ES"/>
        </w:rPr>
        <w:t xml:space="preserve"> </w:t>
      </w:r>
      <w:r>
        <w:rPr>
          <w:rFonts w:ascii="Arial Unicode MS" w:hAnsi="Arial Unicode MS" w:eastAsia="Arial Unicode MS" w:cs="Arial Unicode MS"/>
        </w:rPr>
        <w:t>ㄱ</w:t>
      </w:r>
      <w:r w:rsidRPr="00413CBC">
        <w:rPr>
          <w:rFonts w:ascii="Arial Unicode MS" w:hAnsi="Arial Unicode MS" w:eastAsia="Arial Unicode MS" w:cs="Arial Unicode MS"/>
          <w:lang w:val="es-ES"/>
        </w:rPr>
        <w:t xml:space="preserve"> = &lt;&lt;(2 x 0) + 1, &lt;3, 4&gt;&gt;&gt; = &lt;&lt;1, &lt;3, 4&gt;&gt;&gt; = &lt;&lt;1, 71&gt;&gt; = 2(142 + 1) = 286</w:t>
      </w:r>
    </w:p>
    <w:p w:rsidRPr="00413CBC" w:rsidR="000D6376" w:rsidRDefault="000D6376" w14:paraId="000000A2" w14:textId="77777777">
      <w:pPr>
        <w:rPr>
          <w:lang w:val="es-ES"/>
        </w:rPr>
      </w:pPr>
    </w:p>
    <w:p w:rsidRPr="00413CBC" w:rsidR="000D6376" w:rsidRDefault="00364B51" w14:paraId="000000A3" w14:textId="77777777">
      <w:pPr>
        <w:rPr>
          <w:lang w:val="es-ES"/>
        </w:rPr>
      </w:pPr>
      <w:r w:rsidRPr="00413CBC">
        <w:rPr>
          <w:lang w:val="es-ES"/>
        </w:rPr>
        <w:t xml:space="preserve">iii. </w:t>
      </w:r>
      <w:r>
        <w:t>Γ</w:t>
      </w:r>
      <m:oMath>
        <m:sSub>
          <m:sSubPr>
            <m:ctrlPr>
              <w:rPr>
                <w:rFonts w:ascii="Cambria Math" w:hAnsi="Cambria Math"/>
              </w:rPr>
            </m:ctrlPr>
          </m:sSubPr>
          <m:e>
            <m:r>
              <w:rPr>
                <w:rFonts w:ascii="Cambria Math" w:hAnsi="Cambria Math"/>
              </w:rPr>
              <m:t>I</m:t>
            </m:r>
          </m:e>
          <m:sub>
            <m:r>
              <w:rPr>
                <w:rFonts w:ascii="Cambria Math" w:hAnsi="Cambria Math"/>
                <w:lang w:val="es-ES"/>
              </w:rPr>
              <m:t>1</m:t>
            </m:r>
          </m:sub>
        </m:sSub>
      </m:oMath>
      <w:r w:rsidRPr="00413CBC">
        <w:rPr>
          <w:rFonts w:ascii="Arial Unicode MS" w:hAnsi="Arial Unicode MS" w:eastAsia="Arial Unicode MS" w:cs="Arial Unicode MS"/>
          <w:lang w:val="es-ES"/>
        </w:rPr>
        <w:t xml:space="preserve"> </w:t>
      </w:r>
      <w:r>
        <w:rPr>
          <w:rFonts w:ascii="Arial Unicode MS" w:hAnsi="Arial Unicode MS" w:eastAsia="Arial Unicode MS" w:cs="Arial Unicode MS"/>
        </w:rPr>
        <w:t>ㄱ</w:t>
      </w:r>
      <w:r w:rsidRPr="00413CBC">
        <w:rPr>
          <w:rFonts w:ascii="Arial Unicode MS" w:hAnsi="Arial Unicode MS" w:eastAsia="Arial Unicode MS" w:cs="Arial Unicode MS"/>
          <w:lang w:val="es-ES"/>
        </w:rPr>
        <w:t xml:space="preserve"> = 1144 = </w:t>
      </w:r>
      <m:oMath>
        <m:sSubSup>
          <m:sSubSupPr>
            <m:ctrlPr>
              <w:rPr>
                <w:rFonts w:ascii="Cambria Math" w:hAnsi="Cambria Math"/>
              </w:rPr>
            </m:ctrlPr>
          </m:sSubSupPr>
          <m:e>
            <m:sSup>
              <m:sSupPr>
                <m:ctrlPr>
                  <w:rPr>
                    <w:rFonts w:ascii="Cambria Math" w:hAnsi="Cambria Math"/>
                  </w:rPr>
                </m:ctrlPr>
              </m:sSupPr>
              <m:e>
                <m:r>
                  <w:rPr>
                    <w:rFonts w:ascii="Cambria Math" w:hAnsi="Cambria Math"/>
                    <w:lang w:val="es-ES"/>
                  </w:rPr>
                  <m:t>2</m:t>
                </m:r>
              </m:e>
              <m:sup>
                <m:r>
                  <w:rPr>
                    <w:rFonts w:ascii="Cambria Math" w:hAnsi="Cambria Math"/>
                  </w:rPr>
                  <m:t>x</m:t>
                </m:r>
              </m:sup>
            </m:sSup>
          </m:e>
          <m:sub/>
          <m:sup/>
        </m:sSubSup>
      </m:oMath>
      <w:r w:rsidRPr="00413CBC">
        <w:rPr>
          <w:lang w:val="es-ES"/>
        </w:rPr>
        <w:t xml:space="preserve"> (2y + 1) = </w:t>
      </w:r>
      <m:oMath>
        <m:sSup>
          <m:sSupPr>
            <m:ctrlPr>
              <w:rPr>
                <w:rFonts w:ascii="Cambria Math" w:hAnsi="Cambria Math"/>
              </w:rPr>
            </m:ctrlPr>
          </m:sSupPr>
          <m:e>
            <m:r>
              <w:rPr>
                <w:rFonts w:ascii="Cambria Math" w:hAnsi="Cambria Math"/>
                <w:lang w:val="es-ES"/>
              </w:rPr>
              <m:t>2</m:t>
            </m:r>
          </m:e>
          <m:sup>
            <m:r>
              <w:rPr>
                <w:rFonts w:ascii="Cambria Math" w:hAnsi="Cambria Math"/>
                <w:lang w:val="es-ES"/>
              </w:rPr>
              <m:t>3</m:t>
            </m:r>
          </m:sup>
        </m:sSup>
      </m:oMath>
      <w:r w:rsidRPr="00413CBC">
        <w:rPr>
          <w:lang w:val="es-ES"/>
        </w:rPr>
        <w:t xml:space="preserve"> (2(71) + 1) = &lt;&lt;3, 71&gt;&gt; = &lt;&lt;(2 x 1) + 1, 71&gt;&gt;</w:t>
      </w:r>
    </w:p>
    <w:p w:rsidR="000D6376" w:rsidRDefault="00364B51" w14:paraId="000000A4" w14:textId="77777777">
      <w:r>
        <w:t>= &lt;&lt;(2 x 1 + 1, &lt;3, 4&gt;&gt;&gt;</w:t>
      </w:r>
    </w:p>
    <w:p w:rsidR="000D6376" w:rsidRDefault="000D6376" w14:paraId="000000A5" w14:textId="77777777"/>
    <w:p w:rsidR="000D6376" w:rsidRDefault="4E95EF4E" w14:paraId="000000A6" w14:textId="77777777">
      <w:r>
        <w:t xml:space="preserve">So </w:t>
      </w:r>
      <m:oMath>
        <m:sSub>
          <m:sSubPr>
            <m:ctrlPr>
              <w:rPr>
                <w:rFonts w:ascii="Cambria Math" w:hAnsi="Cambria Math"/>
              </w:rPr>
            </m:ctrlPr>
          </m:sSubPr>
          <m:e>
            <m:r>
              <w:rPr>
                <w:rFonts w:ascii="Cambria Math" w:hAnsi="Cambria Math"/>
              </w:rPr>
              <m:t>I</m:t>
            </m:r>
          </m:e>
          <m:sub>
            <m:r>
              <w:rPr>
                <w:rFonts w:ascii="Cambria Math" w:hAnsi="Cambria Math"/>
              </w:rPr>
              <m:t>1</m:t>
            </m:r>
          </m:sub>
        </m:sSub>
      </m:oMath>
      <w:r>
        <w:t xml:space="preserve">: </w:t>
      </w:r>
      <m:oMath>
        <m:sSubSup>
          <m:sSubSupPr>
            <m:ctrlPr>
              <w:rPr>
                <w:rFonts w:ascii="Cambria Math" w:hAnsi="Cambria Math"/>
              </w:rPr>
            </m:ctrlPr>
          </m:sSubSupPr>
          <m:e>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1</m:t>
                    </m:r>
                  </m:sub>
                </m:sSub>
              </m:e>
              <m:sup>
                <m:r>
                  <w:rPr>
                    <w:rFonts w:ascii="Cambria Math" w:hAnsi="Cambria Math"/>
                  </w:rPr>
                  <m:t>-</m:t>
                </m:r>
              </m:sup>
            </m:sSup>
          </m:e>
          <m:sub/>
          <m:sup/>
        </m:sSubSup>
      </m:oMath>
      <w:r>
        <w:t xml:space="preserve"> -&gt; </w:t>
      </w:r>
      <m:oMath>
        <m:sSub>
          <m:sSubPr>
            <m:ctrlPr>
              <w:rPr>
                <w:rFonts w:ascii="Cambria Math" w:hAnsi="Cambria Math"/>
              </w:rPr>
            </m:ctrlPr>
          </m:sSubPr>
          <m:e>
            <m:r>
              <w:rPr>
                <w:rFonts w:ascii="Cambria Math" w:hAnsi="Cambria Math"/>
              </w:rPr>
              <m:t>L</m:t>
            </m:r>
          </m:e>
          <m:sub>
            <m:r>
              <w:rPr>
                <w:rFonts w:ascii="Cambria Math" w:hAnsi="Cambria Math"/>
              </w:rPr>
              <m:t>3</m:t>
            </m:r>
          </m:sub>
        </m:sSub>
      </m:oMath>
      <w:r>
        <w:t xml:space="preserve">, </w:t>
      </w:r>
      <m:oMath>
        <m:sSub>
          <m:sSubPr>
            <m:ctrlPr>
              <w:rPr>
                <w:rFonts w:ascii="Cambria Math" w:hAnsi="Cambria Math"/>
              </w:rPr>
            </m:ctrlPr>
          </m:sSubPr>
          <m:e>
            <m:r>
              <w:rPr>
                <w:rFonts w:ascii="Cambria Math" w:hAnsi="Cambria Math"/>
              </w:rPr>
              <m:t>L</m:t>
            </m:r>
          </m:e>
          <m:sub>
            <m:r>
              <w:rPr>
                <w:rFonts w:ascii="Cambria Math" w:hAnsi="Cambria Math"/>
              </w:rPr>
              <m:t>4</m:t>
            </m:r>
          </m:sub>
        </m:sSub>
      </m:oMath>
      <w:commentRangeStart w:id="7"/>
      <w:commentRangeEnd w:id="7"/>
      <w:r w:rsidR="00364B51">
        <w:rPr>
          <w:rStyle w:val="CommentReference"/>
        </w:rPr>
        <w:commentReference w:id="7"/>
      </w:r>
    </w:p>
    <w:p w:rsidR="000D6376" w:rsidRDefault="000D6376" w14:paraId="000000A7" w14:textId="77777777"/>
    <w:p w:rsidR="000D6376" w:rsidRDefault="00364B51" w14:paraId="000000A8" w14:textId="77777777">
      <w:r>
        <w:t>Γ</w:t>
      </w:r>
      <m:oMath>
        <m:sSub>
          <m:sSubPr>
            <m:ctrlPr>
              <w:rPr>
                <w:rFonts w:ascii="Cambria Math" w:hAnsi="Cambria Math"/>
              </w:rPr>
            </m:ctrlPr>
          </m:sSubPr>
          <m:e>
            <m:r>
              <w:rPr>
                <w:rFonts w:ascii="Cambria Math" w:hAnsi="Cambria Math"/>
              </w:rPr>
              <m:t>I</m:t>
            </m:r>
          </m:e>
          <m:sub>
            <m:r>
              <w:rPr>
                <w:rFonts w:ascii="Cambria Math" w:hAnsi="Cambria Math"/>
              </w:rPr>
              <m:t>2</m:t>
            </m:r>
          </m:sub>
        </m:sSub>
      </m:oMath>
      <w:r>
        <w:rPr>
          <w:rFonts w:ascii="Arial Unicode MS" w:hAnsi="Arial Unicode MS" w:eastAsia="Arial Unicode MS" w:cs="Arial Unicode MS"/>
        </w:rPr>
        <w:t xml:space="preserve"> ㄱ = 448 = </w:t>
      </w:r>
      <m:oMath>
        <m:sSup>
          <m:sSupPr>
            <m:ctrlPr>
              <w:rPr>
                <w:rFonts w:ascii="Cambria Math" w:hAnsi="Cambria Math"/>
              </w:rPr>
            </m:ctrlPr>
          </m:sSupPr>
          <m:e>
            <m:r>
              <w:rPr>
                <w:rFonts w:ascii="Cambria Math" w:hAnsi="Cambria Math"/>
              </w:rPr>
              <m:t>2</m:t>
            </m:r>
          </m:e>
          <m:sup>
            <m:r>
              <w:rPr>
                <w:rFonts w:ascii="Cambria Math" w:hAnsi="Cambria Math"/>
              </w:rPr>
              <m:t>x</m:t>
            </m:r>
          </m:sup>
        </m:sSup>
      </m:oMath>
      <w:r>
        <w:t xml:space="preserve"> (2y + 1) = </w:t>
      </w:r>
      <m:oMath>
        <m:sSup>
          <m:sSupPr>
            <m:ctrlPr>
              <w:rPr>
                <w:rFonts w:ascii="Cambria Math" w:hAnsi="Cambria Math"/>
              </w:rPr>
            </m:ctrlPr>
          </m:sSupPr>
          <m:e>
            <m:r>
              <w:rPr>
                <w:rFonts w:ascii="Cambria Math" w:hAnsi="Cambria Math"/>
              </w:rPr>
              <m:t>2</m:t>
            </m:r>
          </m:e>
          <m:sup>
            <m:r>
              <w:rPr>
                <w:rFonts w:ascii="Cambria Math" w:hAnsi="Cambria Math"/>
              </w:rPr>
              <m:t>6</m:t>
            </m:r>
          </m:sup>
        </m:sSup>
      </m:oMath>
      <w:r>
        <w:t xml:space="preserve"> (2(3) + 1) = &lt;&lt;6, 3&gt;&gt; = &lt;&lt;(2 x 3), 3&gt;&gt;</w:t>
      </w:r>
    </w:p>
    <w:p w:rsidR="000D6376" w:rsidRDefault="000D6376" w14:paraId="000000A9" w14:textId="77777777"/>
    <w:p w:rsidR="000D6376" w:rsidRDefault="446E49FC" w14:paraId="000000AA" w14:textId="77777777">
      <w:r>
        <w:t xml:space="preserve">So </w:t>
      </w:r>
      <w:commentRangeStart w:id="8"/>
      <w:commentRangeStart w:id="9"/>
      <m:oMath>
        <m:sSub>
          <m:sSubPr>
            <m:ctrlPr>
              <w:rPr>
                <w:rFonts w:ascii="Cambria Math" w:hAnsi="Cambria Math"/>
              </w:rPr>
            </m:ctrlPr>
          </m:sSubPr>
          <m:e>
            <m:r>
              <w:rPr>
                <w:rFonts w:ascii="Cambria Math" w:hAnsi="Cambria Math"/>
              </w:rPr>
              <m:t>I</m:t>
            </m:r>
          </m:e>
          <m:sub>
            <m:r>
              <w:rPr>
                <w:rFonts w:ascii="Cambria Math" w:hAnsi="Cambria Math"/>
              </w:rPr>
              <m:t>1</m:t>
            </m:r>
          </m:sub>
        </m:sSub>
      </m:oMath>
      <w:commentRangeEnd w:id="8"/>
      <w:r w:rsidR="00364B51">
        <w:rPr>
          <w:rStyle w:val="CommentReference"/>
        </w:rPr>
        <w:commentReference w:id="8"/>
      </w:r>
      <w:commentRangeEnd w:id="9"/>
      <w:r w:rsidR="00364B51">
        <w:rPr>
          <w:rStyle w:val="CommentReference"/>
        </w:rPr>
        <w:commentReference w:id="9"/>
      </w:r>
      <w:r>
        <w:t xml:space="preserve">: </w:t>
      </w:r>
      <m:oMath>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3</m:t>
                </m:r>
              </m:sub>
            </m:sSub>
          </m:e>
          <m:sup>
            <m:r>
              <w:rPr>
                <w:rFonts w:ascii="Cambria Math" w:hAnsi="Cambria Math"/>
              </w:rPr>
              <m:t>+</m:t>
            </m:r>
          </m:sup>
        </m:sSup>
      </m:oMath>
      <w:r>
        <w:t xml:space="preserve"> -&gt; </w:t>
      </w:r>
      <m:oMath>
        <m:sSub>
          <m:sSubPr>
            <m:ctrlPr>
              <w:rPr>
                <w:rFonts w:ascii="Cambria Math" w:hAnsi="Cambria Math"/>
              </w:rPr>
            </m:ctrlPr>
          </m:sSubPr>
          <m:e>
            <m:r>
              <w:rPr>
                <w:rFonts w:ascii="Cambria Math" w:hAnsi="Cambria Math"/>
              </w:rPr>
              <m:t>L</m:t>
            </m:r>
          </m:e>
          <m:sub>
            <m:r>
              <w:rPr>
                <w:rFonts w:ascii="Cambria Math" w:hAnsi="Cambria Math"/>
              </w:rPr>
              <m:t>3</m:t>
            </m:r>
          </m:sub>
        </m:sSub>
      </m:oMath>
    </w:p>
    <w:p w:rsidR="000D6376" w:rsidRDefault="000D6376" w14:paraId="000000AB" w14:textId="77777777"/>
    <w:p w:rsidR="213F3773" w:rsidP="213F3773" w:rsidRDefault="213F3773" w14:paraId="1BB36050" w14:textId="5B845CAB"/>
    <w:p w:rsidR="6C9F0829" w:rsidP="213F3773" w:rsidRDefault="489FB822" w14:paraId="10C73ED3" w14:textId="51F3F859">
      <w:r>
        <w:t>b. Was not taught for 2021</w:t>
      </w:r>
    </w:p>
    <w:p w:rsidR="213F3773" w:rsidP="213F3773" w:rsidRDefault="213F3773" w14:paraId="18BB112D" w14:textId="34B78276"/>
    <w:p w:rsidR="000D6376" w:rsidP="34566EAB" w:rsidRDefault="6793E674" w14:paraId="000000AD" w14:textId="222F5665">
      <w:r w:rsidR="3A7A42D1">
        <w:rPr/>
        <w:t xml:space="preserve"> </w:t>
      </w:r>
      <w:r w:rsidR="42D49559">
        <w:drawing>
          <wp:inline wp14:editId="6F4ED3DA" wp14:anchorId="49CC374A">
            <wp:extent cx="5831330" cy="6586588"/>
            <wp:effectExtent l="0" t="0" r="0" b="0"/>
            <wp:docPr id="325605509" name="Picture 325605509" title=""/>
            <wp:cNvGraphicFramePr>
              <a:graphicFrameLocks noChangeAspect="1"/>
            </wp:cNvGraphicFramePr>
            <a:graphic>
              <a:graphicData uri="http://schemas.openxmlformats.org/drawingml/2006/picture">
                <pic:pic>
                  <pic:nvPicPr>
                    <pic:cNvPr id="0" name="Picture 325605509"/>
                    <pic:cNvPicPr/>
                  </pic:nvPicPr>
                  <pic:blipFill>
                    <a:blip r:embed="R190284ff77ef4355">
                      <a:extLst xmlns:a="http://schemas.openxmlformats.org/drawingml/2006/main">
                        <a:ext uri="{28A0092B-C50C-407E-A947-70E740481C1C}">
                          <a14:useLocalDpi xmlns:a14="http://schemas.microsoft.com/office/drawing/2010/main" val="0"/>
                        </a:ext>
                      </a:extLst>
                    </a:blip>
                    <a:srcRect b="20254"/>
                    <a:stretch>
                      <a:fillRect/>
                    </a:stretch>
                  </pic:blipFill>
                  <pic:spPr>
                    <a:xfrm rot="0" flipH="0" flipV="0">
                      <a:off x="0" y="0"/>
                      <a:ext cx="5831330" cy="6586588"/>
                    </a:xfrm>
                    <a:prstGeom prst="rect">
                      <a:avLst/>
                    </a:prstGeom>
                  </pic:spPr>
                </pic:pic>
              </a:graphicData>
            </a:graphic>
          </wp:inline>
        </w:drawing>
      </w:r>
    </w:p>
    <w:p w:rsidR="213F3773" w:rsidP="34566EAB" w:rsidRDefault="213F3773" w14:paraId="5A4BB69E" w14:textId="6589089F"/>
    <w:p w:rsidR="000D6376" w:rsidRDefault="00364B51" w14:paraId="000000B2" w14:textId="77777777">
      <w:r>
        <w:t xml:space="preserve"> </w:t>
      </w:r>
    </w:p>
    <w:p w:rsidR="000D6376" w:rsidRDefault="000D6376" w14:paraId="000000B3" w14:textId="77777777"/>
    <w:p w:rsidR="000D6376" w:rsidP="34566EAB" w:rsidRDefault="2511D0FF" w14:paraId="000000B4" w14:textId="59B8DCD8">
      <w:r>
        <w:rPr>
          <w:noProof/>
        </w:rPr>
        <w:drawing>
          <wp:inline distT="0" distB="0" distL="0" distR="0" wp14:anchorId="5BA24685" wp14:editId="6026BC1D">
            <wp:extent cx="5810248" cy="8229600"/>
            <wp:effectExtent l="0" t="0" r="0" b="0"/>
            <wp:docPr id="539875650" name="Picture 539875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87565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10248" cy="8229600"/>
                    </a:xfrm>
                    <a:prstGeom prst="rect">
                      <a:avLst/>
                    </a:prstGeom>
                  </pic:spPr>
                </pic:pic>
              </a:graphicData>
            </a:graphic>
          </wp:inline>
        </w:drawing>
      </w:r>
    </w:p>
    <w:p w:rsidR="000D6376" w:rsidRDefault="00364B51" w14:paraId="000000B5" w14:textId="77777777">
      <w:r>
        <w:t>1.hi</w:t>
      </w:r>
    </w:p>
    <w:p w:rsidR="000D6376" w:rsidRDefault="00364B51" w14:paraId="000000B6" w14:textId="77777777">
      <w:pPr>
        <w:numPr>
          <w:ilvl w:val="0"/>
          <w:numId w:val="1"/>
        </w:numPr>
      </w:pPr>
      <w:r>
        <w:t>d) yes</w:t>
      </w:r>
    </w:p>
    <w:p w:rsidR="000D6376" w:rsidRDefault="00364B51" w14:paraId="000000B7" w14:textId="77777777">
      <w:pPr>
        <w:keepLines/>
        <w:spacing w:line="240" w:lineRule="auto"/>
        <w:rPr>
          <w:sz w:val="800"/>
          <w:szCs w:val="800"/>
        </w:rPr>
      </w:pPr>
      <w:r>
        <w:rPr>
          <w:sz w:val="800"/>
          <w:szCs w:val="800"/>
        </w:rPr>
        <w:t>F</w:t>
      </w:r>
    </w:p>
    <w:p w:rsidR="000D6376" w:rsidRDefault="00364B51" w14:paraId="000000B8" w14:textId="77777777">
      <w:pPr>
        <w:rPr>
          <w:sz w:val="800"/>
          <w:szCs w:val="800"/>
        </w:rPr>
      </w:pPr>
      <w:r>
        <w:rPr>
          <w:noProof/>
          <w:sz w:val="800"/>
          <w:szCs w:val="800"/>
        </w:rPr>
        <w:drawing>
          <wp:inline distT="114300" distB="114300" distL="114300" distR="114300" wp14:anchorId="78692C7B" wp14:editId="07777777">
            <wp:extent cx="5072063" cy="285303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8"/>
                    <a:srcRect/>
                    <a:stretch>
                      <a:fillRect/>
                    </a:stretch>
                  </pic:blipFill>
                  <pic:spPr>
                    <a:xfrm>
                      <a:off x="0" y="0"/>
                      <a:ext cx="5072063" cy="2853035"/>
                    </a:xfrm>
                    <a:prstGeom prst="rect">
                      <a:avLst/>
                    </a:prstGeom>
                    <a:ln/>
                  </pic:spPr>
                </pic:pic>
              </a:graphicData>
            </a:graphic>
          </wp:inline>
        </w:drawing>
      </w:r>
    </w:p>
    <w:p w:rsidR="000D6376" w:rsidRDefault="000D6376" w14:paraId="000000B9" w14:textId="77777777">
      <w:pPr>
        <w:rPr>
          <w:sz w:val="28"/>
          <w:szCs w:val="28"/>
        </w:rPr>
      </w:pPr>
    </w:p>
    <w:p w:rsidR="000D6376" w:rsidP="222F5F0E" w:rsidRDefault="000D6376" w14:paraId="000000BA" w14:textId="459028E4">
      <w:pPr>
        <w:jc w:val="right"/>
      </w:pPr>
    </w:p>
    <w:p w:rsidR="000D6376" w:rsidRDefault="00364B51" w14:paraId="000000BB" w14:textId="77777777">
      <w:pPr>
        <w:rPr>
          <w:sz w:val="20"/>
          <w:szCs w:val="20"/>
        </w:rPr>
      </w:pPr>
      <w:r>
        <w:rPr>
          <w:sz w:val="20"/>
          <w:szCs w:val="20"/>
        </w:rPr>
        <w:t>1 d) &lt;C, s[x -&gt; 0, z -&gt; 0]&gt; -&gt;* &lt;C, s[x -&gt; n, z -&gt; 0]&gt; was the intended meaning</w:t>
      </w:r>
    </w:p>
    <w:p w:rsidR="000D6376" w:rsidRDefault="000D6376" w14:paraId="000000BC" w14:textId="77777777">
      <w:pPr>
        <w:rPr>
          <w:sz w:val="20"/>
          <w:szCs w:val="20"/>
        </w:rPr>
      </w:pPr>
    </w:p>
    <w:p w:rsidR="000D6376" w:rsidRDefault="000D6376" w14:paraId="000000BD" w14:textId="77777777">
      <w:pPr>
        <w:rPr>
          <w:sz w:val="20"/>
          <w:szCs w:val="20"/>
        </w:rPr>
      </w:pPr>
    </w:p>
    <w:p w:rsidR="000D6376" w:rsidRDefault="000D6376" w14:paraId="000000BE" w14:textId="77777777">
      <w:pPr>
        <w:rPr>
          <w:sz w:val="20"/>
          <w:szCs w:val="20"/>
        </w:rPr>
      </w:pPr>
    </w:p>
    <w:p w:rsidR="000D6376" w:rsidP="744C809C" w:rsidRDefault="1DF4F290" w14:paraId="000000BF" w14:textId="77059CB9">
      <w:r w:rsidRPr="744C809C" w:rsidR="693F71D5">
        <w:rPr>
          <w:sz w:val="16"/>
          <w:szCs w:val="16"/>
        </w:rPr>
        <w:t>000000000000000000</w:t>
      </w:r>
      <w:r w:rsidR="744C809C">
        <w:rPr>
          <w:noProof/>
        </w:rPr>
        <w:drawing>
          <wp:anchor distT="0" distB="0" distL="114300" distR="114300" simplePos="0" relativeHeight="251658240" behindDoc="1" locked="0" layoutInCell="1" allowOverlap="1" wp14:anchorId="74EAD06E" wp14:editId="0F80FAF8">
            <wp:simplePos x="0" y="0"/>
            <wp:positionH relativeFrom="column">
              <wp:posOffset>-1018130</wp:posOffset>
            </wp:positionH>
            <wp:positionV relativeFrom="paragraph">
              <wp:posOffset>1096</wp:posOffset>
            </wp:positionV>
            <wp:extent cx="8857614" cy="3364230"/>
            <wp:effectExtent l="38100" t="95250" r="20320" b="64770"/>
            <wp:wrapTight wrapText="bothSides">
              <wp:wrapPolygon edited="0">
                <wp:start x="21539" y="-210"/>
                <wp:lineTo x="21159" y="-1446"/>
                <wp:lineTo x="20581" y="-215"/>
                <wp:lineTo x="20201" y="-1450"/>
                <wp:lineTo x="19623" y="-219"/>
                <wp:lineTo x="19243" y="-1454"/>
                <wp:lineTo x="18666" y="-223"/>
                <wp:lineTo x="18286" y="-1459"/>
                <wp:lineTo x="17708" y="-227"/>
                <wp:lineTo x="17328" y="-1463"/>
                <wp:lineTo x="16750" y="-231"/>
                <wp:lineTo x="16370" y="-1467"/>
                <wp:lineTo x="15793" y="-235"/>
                <wp:lineTo x="15412" y="-1471"/>
                <wp:lineTo x="14835" y="-239"/>
                <wp:lineTo x="14455" y="-1475"/>
                <wp:lineTo x="13877" y="-244"/>
                <wp:lineTo x="13497" y="-1479"/>
                <wp:lineTo x="12919" y="-248"/>
                <wp:lineTo x="12539" y="-1483"/>
                <wp:lineTo x="11962" y="-252"/>
                <wp:lineTo x="11582" y="-1487"/>
                <wp:lineTo x="11004" y="-256"/>
                <wp:lineTo x="10624" y="-1492"/>
                <wp:lineTo x="10046" y="-260"/>
                <wp:lineTo x="9666" y="-1496"/>
                <wp:lineTo x="9089" y="-264"/>
                <wp:lineTo x="8709" y="-1500"/>
                <wp:lineTo x="8131" y="-268"/>
                <wp:lineTo x="7751" y="-1504"/>
                <wp:lineTo x="7173" y="-272"/>
                <wp:lineTo x="6822" y="-1413"/>
                <wp:lineTo x="6245" y="-182"/>
                <wp:lineTo x="5865" y="-1417"/>
                <wp:lineTo x="5287" y="-186"/>
                <wp:lineTo x="463" y="-129"/>
                <wp:lineTo x="-50" y="1120"/>
                <wp:lineTo x="-62" y="21292"/>
                <wp:lineTo x="84" y="21767"/>
                <wp:lineTo x="21559" y="21623"/>
                <wp:lineTo x="21633" y="18947"/>
                <wp:lineTo x="21655" y="12605"/>
                <wp:lineTo x="22291" y="11564"/>
                <wp:lineTo x="21706" y="9663"/>
                <wp:lineTo x="22284" y="8431"/>
                <wp:lineTo x="21699" y="6530"/>
                <wp:lineTo x="22277" y="5298"/>
                <wp:lineTo x="21692" y="3397"/>
                <wp:lineTo x="22270" y="2166"/>
                <wp:lineTo x="21656" y="170"/>
                <wp:lineTo x="21539" y="-210"/>
              </wp:wrapPolygon>
            </wp:wrapTight>
            <wp:docPr id="783956907" name="Picture 783956907" tit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19">
                      <a:extLst xmlns:a="http://schemas.openxmlformats.org/drawingml/2006/main">
                        <a:ext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21540000" flipH="0" flipV="0">
                      <a:off x="0" y="0"/>
                      <a:ext cx="8857614" cy="3364230"/>
                    </a:xfrm>
                    <a:prstGeom xmlns:a="http://schemas.openxmlformats.org/drawingml/2006/main" prst="rect">
                      <a:avLst/>
                    </a:prstGeom>
                    <a:ln xmlns:a="http://schemas.openxmlformats.org/drawingml/2006/main"/>
                  </pic:spPr>
                </pic:pic>
              </a:graphicData>
            </a:graphic>
          </wp:anchor>
        </w:drawing>
      </w:r>
    </w:p>
    <w:sectPr w:rsidR="000D6376">
      <w:headerReference w:type="default" r:id="rId20"/>
      <w:footerReference w:type="default" r:id="rId21"/>
      <w:pgSz w:w="12240" w:h="15840" w:orient="portrait"/>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EA" w:author="Elkadi, Andrew" w:date="2022-04-14T03:53:00Z" w:id="0">
    <w:p w:rsidR="2E4E9442" w:rsidRDefault="2E4E9442" w14:paraId="10FFB1EA" w14:textId="3947003E">
      <w:pPr>
        <w:pStyle w:val="CommentText"/>
      </w:pPr>
      <w:r>
        <w:t>I think you'd need to add that this is because While is deterministic &amp; the evaluation path here does not include Or semantics.</w:t>
      </w:r>
      <w:r>
        <w:rPr>
          <w:rStyle w:val="CommentReference"/>
        </w:rPr>
        <w:annotationRef/>
      </w:r>
      <w:r>
        <w:rPr>
          <w:rStyle w:val="CommentReference"/>
        </w:rPr>
        <w:annotationRef/>
      </w:r>
    </w:p>
  </w:comment>
  <w:comment w:initials="DZ" w:author="Deng, Zelin" w:date="2021-05-09T16:39:00Z" w:id="1">
    <w:p w:rsidR="238B159A" w:rsidRDefault="464FCE94" w14:paraId="355C0F47" w14:textId="5269B235">
      <w:pPr>
        <w:pStyle w:val="CommentText"/>
      </w:pPr>
      <w:r>
        <w:t xml:space="preserve">but that evaluates to false &lt;=&gt; false, if we take the second route for iii, therefore the statement still holds? </w:t>
      </w:r>
      <w:r w:rsidR="238B159A">
        <w:annotationRef/>
      </w:r>
      <w:r w:rsidR="238B159A">
        <w:rPr>
          <w:rStyle w:val="CommentReference"/>
        </w:rPr>
        <w:annotationRef/>
      </w:r>
      <w:r w:rsidR="238B159A">
        <w:rPr>
          <w:rStyle w:val="CommentReference"/>
        </w:rPr>
        <w:annotationRef/>
      </w:r>
    </w:p>
  </w:comment>
  <w:comment w:initials="KM" w:author="Kyriakou, Michael" w:date="2021-05-10T02:17:00Z" w:id="2">
    <w:p w:rsidR="238B159A" w:rsidRDefault="238B159A" w14:paraId="336DE32D" w14:textId="7BDC09EA">
      <w:r>
        <w:t>+1, I thought the same</w:t>
      </w:r>
      <w:r>
        <w:annotationRef/>
      </w:r>
      <w:r>
        <w:rPr>
          <w:rStyle w:val="CommentReference"/>
        </w:rPr>
        <w:annotationRef/>
      </w:r>
      <w:r>
        <w:rPr>
          <w:rStyle w:val="CommentReference"/>
        </w:rPr>
        <w:annotationRef/>
      </w:r>
    </w:p>
  </w:comment>
  <w:comment w:initials="CK" w:author="Cen, Kevin" w:date="2021-05-10T16:01:00Z" w:id="3">
    <w:p w:rsidR="34566EAB" w:rsidRDefault="34566EAB" w14:paraId="45703421" w14:textId="05A10EB6">
      <w:pPr>
        <w:pStyle w:val="CommentText"/>
      </w:pPr>
      <w:r>
        <w:t xml:space="preserve">If you assume the &lt;x=1 or while...,s&gt; evaluates to &lt;skip, s'&gt; then the only path is evaluating LHS. This means we have a case where &lt;x=1 or while.., s&gt; evaluates to normal form but &lt;while true do skip, s&gt; doesn't have a normal form from (b) so not equivalent. </w:t>
      </w:r>
      <w:r>
        <w:rPr>
          <w:rStyle w:val="CommentReference"/>
        </w:rPr>
        <w:annotationRef/>
      </w:r>
    </w:p>
  </w:comment>
  <w:comment w:initials="EA" w:author="Elkadi, Andrew" w:date="2022-04-14T03:40:00Z" w:id="4">
    <w:p w:rsidR="2E4E9442" w:rsidRDefault="2E4E9442" w14:paraId="6AB2C932" w14:textId="15923F9F">
      <w:pPr>
        <w:pStyle w:val="CommentText"/>
      </w:pPr>
      <w:r>
        <w:t xml:space="preserve"> I'd argue this doesn't really prove that C1 and C2 are equivalent. What is written here (unless I've misunderstood) is effectively making the claim that C1 -&gt;* E *&lt;- C2 in all cases - which is incorrect (suppose somenumber generates m != n in C). The argument is more subtle in that for any n which is generated for 'somenumber', I can construct C2 -&gt;* E where E has a matching n (by looping enough times). Similarly, however many times I loop in C2, I can achieve C1 -&gt;* E by randomly generating the correct number. Remember by the definition of equivalence, we need to show for any s &amp; s', both Ci can evaluate to the same expression. I've attached my proof. </w:t>
      </w:r>
      <w:r>
        <w:rPr>
          <w:rStyle w:val="CommentReference"/>
        </w:rPr>
        <w:annotationRef/>
      </w:r>
      <w:r>
        <w:rPr>
          <w:rStyle w:val="CommentReference"/>
        </w:rPr>
        <w:annotationRef/>
      </w:r>
    </w:p>
  </w:comment>
  <w:comment w:initials="WH" w:author="Wang, Huayu" w:date="2022-05-05T07:25:00Z" w:id="7">
    <w:p w:rsidR="222F5F0E" w:rsidRDefault="222F5F0E" w14:paraId="19088FC6" w14:textId="12823BAA">
      <w:pPr>
        <w:pStyle w:val="CommentText"/>
      </w:pPr>
      <w:r>
        <w:t xml:space="preserve">This answer is really hard to read on my browser. My answer is I1=R1- -&gt; L3, L4 </w:t>
      </w:r>
      <w:r>
        <w:rPr>
          <w:rStyle w:val="CommentReference"/>
        </w:rPr>
        <w:annotationRef/>
      </w:r>
    </w:p>
  </w:comment>
  <w:comment w:initials="LC" w:author="Lau, Chloe" w:date="2021-05-10T05:35:00Z" w:id="8">
    <w:p w:rsidR="03ED607E" w:rsidRDefault="03ED607E" w14:paraId="2D4CC7AC" w14:textId="77534432">
      <w:pPr>
        <w:pStyle w:val="CommentText"/>
      </w:pPr>
      <w:r>
        <w:t>This is I_2 right?</w:t>
      </w:r>
      <w:r>
        <w:rPr>
          <w:rStyle w:val="CommentReference"/>
        </w:rPr>
        <w:annotationRef/>
      </w:r>
    </w:p>
  </w:comment>
  <w:comment w:initials="BM" w:author="Baiguzhayev, Madi" w:date="2021-05-10T05:41:00Z" w:id="9">
    <w:p w:rsidR="03ED607E" w:rsidRDefault="03ED607E" w14:paraId="4C25C9BB" w14:textId="52B00082">
      <w:pPr>
        <w:pStyle w:val="CommentText"/>
      </w:pPr>
      <w:r>
        <w:t>i think so</w:t>
      </w:r>
      <w:r>
        <w:rPr>
          <w:rStyle w:val="CommentReference"/>
        </w:rPr>
        <w:annotationRef/>
      </w:r>
    </w:p>
    <w:p w:rsidR="03ED607E" w:rsidRDefault="03ED607E" w14:paraId="00EF184F" w14:textId="33020AE9">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FFB1EA" w15:done="0"/>
  <w15:commentEx w15:paraId="355C0F47" w15:done="0"/>
  <w15:commentEx w15:paraId="336DE32D" w15:paraIdParent="355C0F47" w15:done="0"/>
  <w15:commentEx w15:paraId="45703421" w15:paraIdParent="355C0F47" w15:done="0"/>
  <w15:commentEx w15:paraId="6AB2C932" w15:done="0"/>
  <w15:commentEx w15:paraId="19088FC6" w15:done="0"/>
  <w15:commentEx w15:paraId="2D4CC7AC" w15:done="0"/>
  <w15:commentEx w15:paraId="00EF184F" w15:paraIdParent="2D4CC7A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748A671" w16cex:dateUtc="2022-04-14T10:53:00Z">
    <w16cex:extLst>
      <w16:ext w16:uri="{CE6994B0-6A32-4C9F-8C6B-6E91EDA988CE}">
        <cr:reactions xmlns:cr="http://schemas.microsoft.com/office/comments/2020/reactions">
          <cr:reaction reactionType="1">
            <cr:reactionInfo dateUtc="2023-05-16T15:16:35Z">
              <cr:user userId="S::tg721@ic.ac.uk::0aa7ec05-d1c1-424a-9d03-c583a2ea8c14" userProvider="AD" userName="Guan, Tianyi"/>
            </cr:reactionInfo>
          </cr:reaction>
        </cr:reactions>
      </w16:ext>
    </w16cex:extLst>
  </w16cex:commentExtensible>
  <w16cex:commentExtensible w16cex:durableId="7D478DA3" w16cex:dateUtc="2021-05-09T23:39:00Z"/>
  <w16cex:commentExtensible w16cex:durableId="3D9B3EBA" w16cex:dateUtc="2021-05-10T09:17:00Z"/>
  <w16cex:commentExtensible w16cex:durableId="1A4E3ACC" w16cex:dateUtc="2021-05-10T23:01:00Z"/>
  <w16cex:commentExtensible w16cex:durableId="4A480446" w16cex:dateUtc="2022-04-14T10:40:00Z">
    <w16cex:extLst>
      <w16:ext w16:uri="{CE6994B0-6A32-4C9F-8C6B-6E91EDA988CE}">
        <cr:reactions xmlns:cr="http://schemas.microsoft.com/office/comments/2020/reactions">
          <cr:reaction reactionType="1">
            <cr:reactionInfo dateUtc="2023-04-16T16:11:17Z">
              <cr:user userId="S::htn19@ic.ac.uk::ab2c6538-eb9c-4a19-a138-8da61a306337" userProvider="AD" userName="Nye, Henry R"/>
            </cr:reactionInfo>
          </cr:reaction>
        </cr:reactions>
      </w16:ext>
    </w16cex:extLst>
  </w16cex:commentExtensible>
  <w16cex:commentExtensible w16cex:durableId="5E82982B" w16cex:dateUtc="2022-05-05T14:25:00Z"/>
  <w16cex:commentExtensible w16cex:durableId="431D2EAF" w16cex:dateUtc="2021-05-10T12:35:00Z"/>
  <w16cex:commentExtensible w16cex:durableId="1688CB98" w16cex:dateUtc="2021-05-10T12: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FFB1EA" w16cid:durableId="3748A671"/>
  <w16cid:commentId w16cid:paraId="355C0F47" w16cid:durableId="7D478DA3"/>
  <w16cid:commentId w16cid:paraId="336DE32D" w16cid:durableId="3D9B3EBA"/>
  <w16cid:commentId w16cid:paraId="45703421" w16cid:durableId="1A4E3ACC"/>
  <w16cid:commentId w16cid:paraId="6AB2C932" w16cid:durableId="4A480446"/>
  <w16cid:commentId w16cid:paraId="19088FC6" w16cid:durableId="5E82982B"/>
  <w16cid:commentId w16cid:paraId="2D4CC7AC" w16cid:durableId="431D2EAF"/>
  <w16cid:commentId w16cid:paraId="00EF184F" w16cid:durableId="1688CB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74C8F" w:rsidRDefault="00574C8F" w14:paraId="7291C734" w14:textId="77777777">
      <w:pPr>
        <w:spacing w:line="240" w:lineRule="auto"/>
      </w:pPr>
      <w:r>
        <w:separator/>
      </w:r>
    </w:p>
  </w:endnote>
  <w:endnote w:type="continuationSeparator" w:id="0">
    <w:p w:rsidR="00574C8F" w:rsidRDefault="00574C8F" w14:paraId="130120FC" w14:textId="77777777">
      <w:pPr>
        <w:spacing w:line="240" w:lineRule="auto"/>
      </w:pPr>
      <w:r>
        <w:continuationSeparator/>
      </w:r>
    </w:p>
  </w:endnote>
  <w:endnote w:type="continuationNotice" w:id="1">
    <w:p w:rsidR="00574C8F" w:rsidRDefault="00574C8F" w14:paraId="1E520788"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C7A538C" w:rsidTr="7C7A538C" w14:paraId="0877426A" w14:textId="77777777">
      <w:tc>
        <w:tcPr>
          <w:tcW w:w="3120" w:type="dxa"/>
        </w:tcPr>
        <w:p w:rsidR="7C7A538C" w:rsidP="7C7A538C" w:rsidRDefault="7C7A538C" w14:paraId="6FF94FBB" w14:textId="01A152CD">
          <w:pPr>
            <w:pStyle w:val="Header"/>
            <w:ind w:left="-115"/>
          </w:pPr>
        </w:p>
      </w:tc>
      <w:tc>
        <w:tcPr>
          <w:tcW w:w="3120" w:type="dxa"/>
        </w:tcPr>
        <w:p w:rsidR="7C7A538C" w:rsidP="7C7A538C" w:rsidRDefault="7C7A538C" w14:paraId="23F43739" w14:textId="47C78FB4">
          <w:pPr>
            <w:pStyle w:val="Header"/>
            <w:jc w:val="center"/>
          </w:pPr>
        </w:p>
      </w:tc>
      <w:tc>
        <w:tcPr>
          <w:tcW w:w="3120" w:type="dxa"/>
        </w:tcPr>
        <w:p w:rsidR="7C7A538C" w:rsidP="7C7A538C" w:rsidRDefault="7C7A538C" w14:paraId="12D1E37C" w14:textId="388F5B85">
          <w:pPr>
            <w:pStyle w:val="Header"/>
            <w:ind w:right="-115"/>
            <w:jc w:val="right"/>
          </w:pPr>
        </w:p>
      </w:tc>
    </w:tr>
  </w:tbl>
  <w:p w:rsidR="7C7A538C" w:rsidP="7C7A538C" w:rsidRDefault="7C7A538C" w14:paraId="39BC5DA5" w14:textId="7785B2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74C8F" w:rsidRDefault="00574C8F" w14:paraId="4296F118" w14:textId="77777777">
      <w:pPr>
        <w:spacing w:line="240" w:lineRule="auto"/>
      </w:pPr>
      <w:r>
        <w:separator/>
      </w:r>
    </w:p>
  </w:footnote>
  <w:footnote w:type="continuationSeparator" w:id="0">
    <w:p w:rsidR="00574C8F" w:rsidRDefault="00574C8F" w14:paraId="6A692C3F" w14:textId="77777777">
      <w:pPr>
        <w:spacing w:line="240" w:lineRule="auto"/>
      </w:pPr>
      <w:r>
        <w:continuationSeparator/>
      </w:r>
    </w:p>
  </w:footnote>
  <w:footnote w:type="continuationNotice" w:id="1">
    <w:p w:rsidR="00574C8F" w:rsidRDefault="00574C8F" w14:paraId="49A02479"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C7A538C" w:rsidTr="7C7A538C" w14:paraId="283283FC" w14:textId="77777777">
      <w:tc>
        <w:tcPr>
          <w:tcW w:w="3120" w:type="dxa"/>
        </w:tcPr>
        <w:p w:rsidR="7C7A538C" w:rsidP="7C7A538C" w:rsidRDefault="7C7A538C" w14:paraId="747FDF4E" w14:textId="47427336">
          <w:pPr>
            <w:pStyle w:val="Header"/>
            <w:ind w:left="-115"/>
          </w:pPr>
        </w:p>
      </w:tc>
      <w:tc>
        <w:tcPr>
          <w:tcW w:w="3120" w:type="dxa"/>
        </w:tcPr>
        <w:p w:rsidR="7C7A538C" w:rsidP="7C7A538C" w:rsidRDefault="7C7A538C" w14:paraId="3E56C5C3" w14:textId="530852EC">
          <w:pPr>
            <w:pStyle w:val="Header"/>
            <w:jc w:val="center"/>
          </w:pPr>
        </w:p>
      </w:tc>
      <w:tc>
        <w:tcPr>
          <w:tcW w:w="3120" w:type="dxa"/>
        </w:tcPr>
        <w:p w:rsidR="7C7A538C" w:rsidP="7C7A538C" w:rsidRDefault="7C7A538C" w14:paraId="448D43A4" w14:textId="0D30D919">
          <w:pPr>
            <w:pStyle w:val="Header"/>
            <w:ind w:right="-115"/>
            <w:jc w:val="right"/>
          </w:pPr>
        </w:p>
      </w:tc>
    </w:tr>
  </w:tbl>
  <w:p w:rsidR="7C7A538C" w:rsidP="7C7A538C" w:rsidRDefault="7C7A538C" w14:paraId="156995A9" w14:textId="06C2EE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EE1F16"/>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60C58BF"/>
    <w:multiLevelType w:val="hybridMultilevel"/>
    <w:tmpl w:val="FFFFFFFF"/>
    <w:lvl w:ilvl="0" w:tplc="D206E318">
      <w:start w:val="1"/>
      <w:numFmt w:val="decimal"/>
      <w:lvlText w:val="%1."/>
      <w:lvlJc w:val="left"/>
      <w:pPr>
        <w:ind w:left="720" w:hanging="360"/>
      </w:pPr>
    </w:lvl>
    <w:lvl w:ilvl="1" w:tplc="9654C190">
      <w:start w:val="1"/>
      <w:numFmt w:val="lowerLetter"/>
      <w:lvlText w:val="%2."/>
      <w:lvlJc w:val="left"/>
      <w:pPr>
        <w:ind w:left="1440" w:hanging="360"/>
      </w:pPr>
    </w:lvl>
    <w:lvl w:ilvl="2" w:tplc="5524BE98">
      <w:start w:val="1"/>
      <w:numFmt w:val="lowerRoman"/>
      <w:lvlText w:val="%3."/>
      <w:lvlJc w:val="right"/>
      <w:pPr>
        <w:ind w:left="2160" w:hanging="180"/>
      </w:pPr>
    </w:lvl>
    <w:lvl w:ilvl="3" w:tplc="5ABE9798">
      <w:start w:val="1"/>
      <w:numFmt w:val="decimal"/>
      <w:lvlText w:val="%4."/>
      <w:lvlJc w:val="left"/>
      <w:pPr>
        <w:ind w:left="2880" w:hanging="360"/>
      </w:pPr>
    </w:lvl>
    <w:lvl w:ilvl="4" w:tplc="1B7017B6">
      <w:start w:val="1"/>
      <w:numFmt w:val="lowerLetter"/>
      <w:lvlText w:val="%5."/>
      <w:lvlJc w:val="left"/>
      <w:pPr>
        <w:ind w:left="3600" w:hanging="360"/>
      </w:pPr>
    </w:lvl>
    <w:lvl w:ilvl="5" w:tplc="27B48F02">
      <w:start w:val="1"/>
      <w:numFmt w:val="lowerRoman"/>
      <w:lvlText w:val="%6."/>
      <w:lvlJc w:val="right"/>
      <w:pPr>
        <w:ind w:left="4320" w:hanging="180"/>
      </w:pPr>
    </w:lvl>
    <w:lvl w:ilvl="6" w:tplc="CA6AF302">
      <w:start w:val="1"/>
      <w:numFmt w:val="decimal"/>
      <w:lvlText w:val="%7."/>
      <w:lvlJc w:val="left"/>
      <w:pPr>
        <w:ind w:left="5040" w:hanging="360"/>
      </w:pPr>
    </w:lvl>
    <w:lvl w:ilvl="7" w:tplc="243462EE">
      <w:start w:val="1"/>
      <w:numFmt w:val="lowerLetter"/>
      <w:lvlText w:val="%8."/>
      <w:lvlJc w:val="left"/>
      <w:pPr>
        <w:ind w:left="5760" w:hanging="360"/>
      </w:pPr>
    </w:lvl>
    <w:lvl w:ilvl="8" w:tplc="C1321D92">
      <w:start w:val="1"/>
      <w:numFmt w:val="lowerRoman"/>
      <w:lvlText w:val="%9."/>
      <w:lvlJc w:val="right"/>
      <w:pPr>
        <w:ind w:left="6480" w:hanging="180"/>
      </w:pPr>
    </w:lvl>
  </w:abstractNum>
  <w:num w:numId="1" w16cid:durableId="100763693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lkadi, Andrew">
    <w15:presenceInfo w15:providerId="AD" w15:userId="S::ae719@ic.ac.uk::6d435999-76ca-4e22-965e-f50901dd52fa"/>
  </w15:person>
  <w15:person w15:author="Deng, Zelin">
    <w15:presenceInfo w15:providerId="AD" w15:userId="S::zd419@ic.ac.uk::ca09747c-36bf-4665-a86a-25c3a8b4cd6a"/>
  </w15:person>
  <w15:person w15:author="Kyriakou, Michael">
    <w15:presenceInfo w15:providerId="AD" w15:userId="S::mk3918@ic.ac.uk::e9363b91-57c3-41c5-9883-6b2946a02486"/>
  </w15:person>
  <w15:person w15:author="Cen, Kevin">
    <w15:presenceInfo w15:providerId="AD" w15:userId="S::kkc19@ic.ac.uk::815dca94-2f7b-4ff4-b192-5e8a4dd72727"/>
  </w15:person>
  <w15:person w15:author="Wang, Huayu">
    <w15:presenceInfo w15:providerId="AD" w15:userId="S::hcw320@ic.ac.uk::23a13b97-60d3-46c8-b5e0-47b25f7a3e42"/>
  </w15:person>
  <w15:person w15:author="Lau, Chloe">
    <w15:presenceInfo w15:providerId="AD" w15:userId="S::cwl119@ic.ac.uk::3ea668bb-4dd7-4d91-9de2-4c8b2a68b788"/>
  </w15:person>
  <w15:person w15:author="Baiguzhayev, Madi">
    <w15:presenceInfo w15:providerId="AD" w15:userId="S::mb2319@ic.ac.uk::f592ecc3-450b-46e9-98c3-3f84f3ccd5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jA3MbMwMTUxNjc3s7BU0lEKTi0uzszPAykwrAUAnMLDSywAAAA="/>
  </w:docVars>
  <w:rsids>
    <w:rsidRoot w:val="7C7A538C"/>
    <w:rsid w:val="0001981D"/>
    <w:rsid w:val="00087594"/>
    <w:rsid w:val="000D6376"/>
    <w:rsid w:val="00136890"/>
    <w:rsid w:val="00177746"/>
    <w:rsid w:val="00192955"/>
    <w:rsid w:val="001B2B73"/>
    <w:rsid w:val="001E76E2"/>
    <w:rsid w:val="001F9F70"/>
    <w:rsid w:val="002C30E1"/>
    <w:rsid w:val="002D7265"/>
    <w:rsid w:val="00341D28"/>
    <w:rsid w:val="00354AA4"/>
    <w:rsid w:val="003563D3"/>
    <w:rsid w:val="00364B51"/>
    <w:rsid w:val="00392BA9"/>
    <w:rsid w:val="00413CBC"/>
    <w:rsid w:val="0050C16C"/>
    <w:rsid w:val="00565E57"/>
    <w:rsid w:val="00574C8F"/>
    <w:rsid w:val="005D60DA"/>
    <w:rsid w:val="0062332E"/>
    <w:rsid w:val="006354B0"/>
    <w:rsid w:val="006A2CB8"/>
    <w:rsid w:val="006B65F0"/>
    <w:rsid w:val="006F70C9"/>
    <w:rsid w:val="00744819"/>
    <w:rsid w:val="007A6AED"/>
    <w:rsid w:val="007F42DD"/>
    <w:rsid w:val="00810447"/>
    <w:rsid w:val="0082073E"/>
    <w:rsid w:val="00830717"/>
    <w:rsid w:val="00940819"/>
    <w:rsid w:val="009F6092"/>
    <w:rsid w:val="00A0605B"/>
    <w:rsid w:val="00A20A4D"/>
    <w:rsid w:val="00A26ACB"/>
    <w:rsid w:val="00AA5A50"/>
    <w:rsid w:val="00AA699A"/>
    <w:rsid w:val="00B20B61"/>
    <w:rsid w:val="00B66DD0"/>
    <w:rsid w:val="00BE025C"/>
    <w:rsid w:val="00C132C5"/>
    <w:rsid w:val="00CC508F"/>
    <w:rsid w:val="00CF11FC"/>
    <w:rsid w:val="00D70972"/>
    <w:rsid w:val="00D86A90"/>
    <w:rsid w:val="00E15081"/>
    <w:rsid w:val="00E5967C"/>
    <w:rsid w:val="00EC7E94"/>
    <w:rsid w:val="00F90CEE"/>
    <w:rsid w:val="012C0440"/>
    <w:rsid w:val="01AD1B7A"/>
    <w:rsid w:val="01B94D9C"/>
    <w:rsid w:val="01BFE20A"/>
    <w:rsid w:val="02468BE8"/>
    <w:rsid w:val="026001F2"/>
    <w:rsid w:val="037A8EF8"/>
    <w:rsid w:val="03C13E14"/>
    <w:rsid w:val="03ED607E"/>
    <w:rsid w:val="04890D4E"/>
    <w:rsid w:val="04C663E9"/>
    <w:rsid w:val="053AC059"/>
    <w:rsid w:val="0557CA43"/>
    <w:rsid w:val="05757414"/>
    <w:rsid w:val="05842286"/>
    <w:rsid w:val="05860C0F"/>
    <w:rsid w:val="05C3161D"/>
    <w:rsid w:val="06252CB6"/>
    <w:rsid w:val="06284395"/>
    <w:rsid w:val="06A254AB"/>
    <w:rsid w:val="06EAC8C3"/>
    <w:rsid w:val="07510346"/>
    <w:rsid w:val="080A2608"/>
    <w:rsid w:val="081912AF"/>
    <w:rsid w:val="08947E6C"/>
    <w:rsid w:val="08B636CC"/>
    <w:rsid w:val="08D835F4"/>
    <w:rsid w:val="08F1858F"/>
    <w:rsid w:val="0929FB71"/>
    <w:rsid w:val="094BB8BA"/>
    <w:rsid w:val="0AACE0CD"/>
    <w:rsid w:val="0AF51354"/>
    <w:rsid w:val="0C16F2AF"/>
    <w:rsid w:val="0C8D47D2"/>
    <w:rsid w:val="0CDC9C49"/>
    <w:rsid w:val="0D73AEEA"/>
    <w:rsid w:val="0D7563CC"/>
    <w:rsid w:val="0DF66E04"/>
    <w:rsid w:val="0E2896AE"/>
    <w:rsid w:val="0E5C808F"/>
    <w:rsid w:val="0EB6C80F"/>
    <w:rsid w:val="0F0AE237"/>
    <w:rsid w:val="0F3FBD93"/>
    <w:rsid w:val="0F67FF80"/>
    <w:rsid w:val="0F8CB8F6"/>
    <w:rsid w:val="0FD90B03"/>
    <w:rsid w:val="0FE0E7E6"/>
    <w:rsid w:val="1053EB83"/>
    <w:rsid w:val="1074B8CB"/>
    <w:rsid w:val="117D3935"/>
    <w:rsid w:val="12B9A55B"/>
    <w:rsid w:val="13EE9727"/>
    <w:rsid w:val="142F3A86"/>
    <w:rsid w:val="14CA23DE"/>
    <w:rsid w:val="151DFB53"/>
    <w:rsid w:val="153D521D"/>
    <w:rsid w:val="15548624"/>
    <w:rsid w:val="1561DD24"/>
    <w:rsid w:val="15AC2540"/>
    <w:rsid w:val="15EA73AC"/>
    <w:rsid w:val="15FB1EF1"/>
    <w:rsid w:val="167B5C21"/>
    <w:rsid w:val="17626E06"/>
    <w:rsid w:val="179FAD51"/>
    <w:rsid w:val="17DECF3A"/>
    <w:rsid w:val="18459660"/>
    <w:rsid w:val="1856CEEC"/>
    <w:rsid w:val="19292C74"/>
    <w:rsid w:val="195C6C68"/>
    <w:rsid w:val="197B9935"/>
    <w:rsid w:val="19A84921"/>
    <w:rsid w:val="1A49243D"/>
    <w:rsid w:val="1A49E6E9"/>
    <w:rsid w:val="1A77DCF8"/>
    <w:rsid w:val="1A852393"/>
    <w:rsid w:val="1B4667BC"/>
    <w:rsid w:val="1B6DAE5A"/>
    <w:rsid w:val="1BD1D687"/>
    <w:rsid w:val="1D1239AC"/>
    <w:rsid w:val="1DF4F290"/>
    <w:rsid w:val="1E20114A"/>
    <w:rsid w:val="1E245C2A"/>
    <w:rsid w:val="1F03AAD6"/>
    <w:rsid w:val="1F4597ED"/>
    <w:rsid w:val="1F7275A4"/>
    <w:rsid w:val="1F81B656"/>
    <w:rsid w:val="1F922256"/>
    <w:rsid w:val="202CFD6F"/>
    <w:rsid w:val="20BD116D"/>
    <w:rsid w:val="20DADE4E"/>
    <w:rsid w:val="20FC27AF"/>
    <w:rsid w:val="2119B3D1"/>
    <w:rsid w:val="21318454"/>
    <w:rsid w:val="213F3773"/>
    <w:rsid w:val="21E43C18"/>
    <w:rsid w:val="21EE7730"/>
    <w:rsid w:val="22212C30"/>
    <w:rsid w:val="222F5F0E"/>
    <w:rsid w:val="226FBC25"/>
    <w:rsid w:val="229312FD"/>
    <w:rsid w:val="22B817EE"/>
    <w:rsid w:val="22D7FF0B"/>
    <w:rsid w:val="238B159A"/>
    <w:rsid w:val="23D3F06E"/>
    <w:rsid w:val="243B4A31"/>
    <w:rsid w:val="2463998D"/>
    <w:rsid w:val="24939D7A"/>
    <w:rsid w:val="24B21EE1"/>
    <w:rsid w:val="24CFCBE5"/>
    <w:rsid w:val="25021339"/>
    <w:rsid w:val="2511D0FF"/>
    <w:rsid w:val="25127029"/>
    <w:rsid w:val="253828D5"/>
    <w:rsid w:val="257110AC"/>
    <w:rsid w:val="25BD97A8"/>
    <w:rsid w:val="26849D07"/>
    <w:rsid w:val="268C26EB"/>
    <w:rsid w:val="268C455B"/>
    <w:rsid w:val="269EC703"/>
    <w:rsid w:val="27309E77"/>
    <w:rsid w:val="2740E132"/>
    <w:rsid w:val="27A3C9D2"/>
    <w:rsid w:val="291CDA90"/>
    <w:rsid w:val="2931B873"/>
    <w:rsid w:val="2953A32B"/>
    <w:rsid w:val="29EABBE1"/>
    <w:rsid w:val="2A75A4BC"/>
    <w:rsid w:val="2AFE8B9A"/>
    <w:rsid w:val="2B8EABE4"/>
    <w:rsid w:val="2BB8209C"/>
    <w:rsid w:val="2C375014"/>
    <w:rsid w:val="2D20FDFE"/>
    <w:rsid w:val="2D756457"/>
    <w:rsid w:val="2DA80B81"/>
    <w:rsid w:val="2DD7F556"/>
    <w:rsid w:val="2DF6B7C1"/>
    <w:rsid w:val="2E4E9442"/>
    <w:rsid w:val="2EBA3BAB"/>
    <w:rsid w:val="2ED33A0B"/>
    <w:rsid w:val="2F010BE5"/>
    <w:rsid w:val="2F4602D4"/>
    <w:rsid w:val="2FC44424"/>
    <w:rsid w:val="2FCEF398"/>
    <w:rsid w:val="2FF155D5"/>
    <w:rsid w:val="30CE0CC5"/>
    <w:rsid w:val="315D0E7C"/>
    <w:rsid w:val="3191AC15"/>
    <w:rsid w:val="32A042E6"/>
    <w:rsid w:val="32C76270"/>
    <w:rsid w:val="32CD56BD"/>
    <w:rsid w:val="3302AA59"/>
    <w:rsid w:val="3374FC70"/>
    <w:rsid w:val="33E3F4C6"/>
    <w:rsid w:val="34566EAB"/>
    <w:rsid w:val="349C6F87"/>
    <w:rsid w:val="34FACA56"/>
    <w:rsid w:val="35A26BEF"/>
    <w:rsid w:val="36E045CE"/>
    <w:rsid w:val="372AD257"/>
    <w:rsid w:val="37419C06"/>
    <w:rsid w:val="37F6F718"/>
    <w:rsid w:val="3823199A"/>
    <w:rsid w:val="385B65A0"/>
    <w:rsid w:val="38661797"/>
    <w:rsid w:val="38BB3BE7"/>
    <w:rsid w:val="3931CD61"/>
    <w:rsid w:val="3965C978"/>
    <w:rsid w:val="397519B3"/>
    <w:rsid w:val="397B28E7"/>
    <w:rsid w:val="3A7A42D1"/>
    <w:rsid w:val="3A90D4D7"/>
    <w:rsid w:val="3ABF0149"/>
    <w:rsid w:val="3BA56CFD"/>
    <w:rsid w:val="3C93261C"/>
    <w:rsid w:val="3CB33177"/>
    <w:rsid w:val="3D63A5D8"/>
    <w:rsid w:val="3D949417"/>
    <w:rsid w:val="3DFB57BB"/>
    <w:rsid w:val="3E1D064B"/>
    <w:rsid w:val="3E4FD649"/>
    <w:rsid w:val="3ED07FDC"/>
    <w:rsid w:val="3F0E460A"/>
    <w:rsid w:val="3F32A8B4"/>
    <w:rsid w:val="3F38DE9A"/>
    <w:rsid w:val="3F3B765D"/>
    <w:rsid w:val="3F77363D"/>
    <w:rsid w:val="3FF5FD13"/>
    <w:rsid w:val="4035FE0B"/>
    <w:rsid w:val="40A4A9A3"/>
    <w:rsid w:val="418771F6"/>
    <w:rsid w:val="427F8950"/>
    <w:rsid w:val="42BE16AA"/>
    <w:rsid w:val="42D49559"/>
    <w:rsid w:val="435B6907"/>
    <w:rsid w:val="4388BE59"/>
    <w:rsid w:val="446E49FC"/>
    <w:rsid w:val="448EDC29"/>
    <w:rsid w:val="45275A2E"/>
    <w:rsid w:val="46230546"/>
    <w:rsid w:val="464FCE94"/>
    <w:rsid w:val="46ABF993"/>
    <w:rsid w:val="4838DE6F"/>
    <w:rsid w:val="487217DF"/>
    <w:rsid w:val="489FB822"/>
    <w:rsid w:val="48AF022D"/>
    <w:rsid w:val="48CB6E21"/>
    <w:rsid w:val="4979427E"/>
    <w:rsid w:val="49A6901D"/>
    <w:rsid w:val="49CBD7A6"/>
    <w:rsid w:val="4ADD29E8"/>
    <w:rsid w:val="4BC6FB16"/>
    <w:rsid w:val="4BDADF35"/>
    <w:rsid w:val="4BEEC8B3"/>
    <w:rsid w:val="4C0EA30F"/>
    <w:rsid w:val="4C225670"/>
    <w:rsid w:val="4CC8C569"/>
    <w:rsid w:val="4CD867A0"/>
    <w:rsid w:val="4D2C60A5"/>
    <w:rsid w:val="4D94E79C"/>
    <w:rsid w:val="4DECB870"/>
    <w:rsid w:val="4E629F1A"/>
    <w:rsid w:val="4E70CF70"/>
    <w:rsid w:val="4E95EF4E"/>
    <w:rsid w:val="4EBD5705"/>
    <w:rsid w:val="4ECB9442"/>
    <w:rsid w:val="4F27F893"/>
    <w:rsid w:val="4FF53A9F"/>
    <w:rsid w:val="50174541"/>
    <w:rsid w:val="50A208BF"/>
    <w:rsid w:val="50C99831"/>
    <w:rsid w:val="517DC893"/>
    <w:rsid w:val="519BA026"/>
    <w:rsid w:val="51C9E01F"/>
    <w:rsid w:val="51CBA353"/>
    <w:rsid w:val="51CF1230"/>
    <w:rsid w:val="51FD5B64"/>
    <w:rsid w:val="51FEB593"/>
    <w:rsid w:val="51FFD1C8"/>
    <w:rsid w:val="52F33C2F"/>
    <w:rsid w:val="53246BAE"/>
    <w:rsid w:val="533E1582"/>
    <w:rsid w:val="53F8D97F"/>
    <w:rsid w:val="54418B9F"/>
    <w:rsid w:val="547BF3B9"/>
    <w:rsid w:val="54A8EA53"/>
    <w:rsid w:val="561C8920"/>
    <w:rsid w:val="562A1603"/>
    <w:rsid w:val="56361E48"/>
    <w:rsid w:val="56608DE3"/>
    <w:rsid w:val="566EB183"/>
    <w:rsid w:val="5737A8F6"/>
    <w:rsid w:val="58432298"/>
    <w:rsid w:val="5865D751"/>
    <w:rsid w:val="589D1FA8"/>
    <w:rsid w:val="59FEA619"/>
    <w:rsid w:val="5A3F4E15"/>
    <w:rsid w:val="5AEB9358"/>
    <w:rsid w:val="5B404A21"/>
    <w:rsid w:val="5B490D1F"/>
    <w:rsid w:val="5BBECEB6"/>
    <w:rsid w:val="5BE2E234"/>
    <w:rsid w:val="5C305844"/>
    <w:rsid w:val="5C702916"/>
    <w:rsid w:val="5C89D1C7"/>
    <w:rsid w:val="5D92141B"/>
    <w:rsid w:val="5E069A14"/>
    <w:rsid w:val="5E11D835"/>
    <w:rsid w:val="5E96D4F2"/>
    <w:rsid w:val="5ED9ACB3"/>
    <w:rsid w:val="5EE9FEA8"/>
    <w:rsid w:val="5FE17BE8"/>
    <w:rsid w:val="5FE78207"/>
    <w:rsid w:val="605DBACF"/>
    <w:rsid w:val="6123808F"/>
    <w:rsid w:val="6135CF2F"/>
    <w:rsid w:val="614F05B8"/>
    <w:rsid w:val="61724824"/>
    <w:rsid w:val="61730033"/>
    <w:rsid w:val="6192B455"/>
    <w:rsid w:val="61A2A30D"/>
    <w:rsid w:val="6209EC26"/>
    <w:rsid w:val="62202F97"/>
    <w:rsid w:val="622D468D"/>
    <w:rsid w:val="62496E73"/>
    <w:rsid w:val="624B95AB"/>
    <w:rsid w:val="625CABCF"/>
    <w:rsid w:val="625E103F"/>
    <w:rsid w:val="628D8C64"/>
    <w:rsid w:val="62BB584C"/>
    <w:rsid w:val="62C7A3FE"/>
    <w:rsid w:val="62F96D60"/>
    <w:rsid w:val="63F3026F"/>
    <w:rsid w:val="63F5BBC4"/>
    <w:rsid w:val="6466D38A"/>
    <w:rsid w:val="649E27A1"/>
    <w:rsid w:val="659822AB"/>
    <w:rsid w:val="66933F44"/>
    <w:rsid w:val="66BC3E85"/>
    <w:rsid w:val="6793E674"/>
    <w:rsid w:val="679BFCD2"/>
    <w:rsid w:val="67BC8805"/>
    <w:rsid w:val="67CB0BE8"/>
    <w:rsid w:val="680420E5"/>
    <w:rsid w:val="693F71D5"/>
    <w:rsid w:val="6AC7B0D3"/>
    <w:rsid w:val="6B6A2181"/>
    <w:rsid w:val="6B9F8DD6"/>
    <w:rsid w:val="6BFC4BBD"/>
    <w:rsid w:val="6C9BA257"/>
    <w:rsid w:val="6C9F0829"/>
    <w:rsid w:val="6CDDDDD9"/>
    <w:rsid w:val="6DD49260"/>
    <w:rsid w:val="6DFA0AF1"/>
    <w:rsid w:val="6E3342CF"/>
    <w:rsid w:val="6E607E6F"/>
    <w:rsid w:val="6F23AFC9"/>
    <w:rsid w:val="6F4EB1F8"/>
    <w:rsid w:val="6F888EA2"/>
    <w:rsid w:val="6FB9FADE"/>
    <w:rsid w:val="6FE5A4A9"/>
    <w:rsid w:val="6FECF2B8"/>
    <w:rsid w:val="70173FEB"/>
    <w:rsid w:val="709F9BF1"/>
    <w:rsid w:val="70C233B1"/>
    <w:rsid w:val="70DF9278"/>
    <w:rsid w:val="71BCA699"/>
    <w:rsid w:val="7244703F"/>
    <w:rsid w:val="72B5A000"/>
    <w:rsid w:val="7307EC3F"/>
    <w:rsid w:val="7399D839"/>
    <w:rsid w:val="73A7D13E"/>
    <w:rsid w:val="73CB610F"/>
    <w:rsid w:val="740D0DF8"/>
    <w:rsid w:val="74165F25"/>
    <w:rsid w:val="7421D45B"/>
    <w:rsid w:val="742B7100"/>
    <w:rsid w:val="744C809C"/>
    <w:rsid w:val="7550CB9A"/>
    <w:rsid w:val="76489B02"/>
    <w:rsid w:val="7654FFC0"/>
    <w:rsid w:val="767A6CDB"/>
    <w:rsid w:val="76BF013B"/>
    <w:rsid w:val="76C6105D"/>
    <w:rsid w:val="76D5274B"/>
    <w:rsid w:val="77010DB0"/>
    <w:rsid w:val="7716CACC"/>
    <w:rsid w:val="7778A5EF"/>
    <w:rsid w:val="78251EEF"/>
    <w:rsid w:val="78378B44"/>
    <w:rsid w:val="784011A2"/>
    <w:rsid w:val="7952A485"/>
    <w:rsid w:val="79F5EB9B"/>
    <w:rsid w:val="7A5A7BEE"/>
    <w:rsid w:val="7A873E0C"/>
    <w:rsid w:val="7ABDEDB8"/>
    <w:rsid w:val="7B0C6403"/>
    <w:rsid w:val="7B31EE5B"/>
    <w:rsid w:val="7B524A1B"/>
    <w:rsid w:val="7BB3A9B2"/>
    <w:rsid w:val="7C7A538C"/>
    <w:rsid w:val="7CE0A04C"/>
    <w:rsid w:val="7CE34646"/>
    <w:rsid w:val="7D5C84A7"/>
    <w:rsid w:val="7D7BC3EC"/>
    <w:rsid w:val="7DDB5C5B"/>
    <w:rsid w:val="7E51541F"/>
    <w:rsid w:val="7E5858CD"/>
    <w:rsid w:val="7E690248"/>
    <w:rsid w:val="7E77693C"/>
    <w:rsid w:val="7E9B2326"/>
    <w:rsid w:val="7F2D9507"/>
    <w:rsid w:val="7FCEDA4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08B75"/>
  <w15:docId w15:val="{9293CE14-1651-41D1-8A22-83CBEB9BD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59"/>
    <w:rsid w:val="00FB4123"/>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microsoft.com/office/2011/relationships/commentsExtended" Target="commentsExtended.xml" Id="rId8" /><Relationship Type="http://schemas.openxmlformats.org/officeDocument/2006/relationships/image" Target="media/image3.jpeg" Id="rId13" /><Relationship Type="http://schemas.openxmlformats.org/officeDocument/2006/relationships/image" Target="media/image8.jpg" Id="rId18" /><Relationship Type="http://schemas.openxmlformats.org/officeDocument/2006/relationships/settings" Target="settings.xml" Id="rId3" /><Relationship Type="http://schemas.openxmlformats.org/officeDocument/2006/relationships/footer" Target="footer1.xml" Id="rId21" /><Relationship Type="http://schemas.openxmlformats.org/officeDocument/2006/relationships/comments" Target="comments.xml" Id="rId7" /><Relationship Type="http://schemas.openxmlformats.org/officeDocument/2006/relationships/image" Target="media/image7.png" Id="rId17" /><Relationship Type="http://schemas.openxmlformats.org/officeDocument/2006/relationships/styles" Target="styles.xml" Id="rId2" /><Relationship Type="http://schemas.openxmlformats.org/officeDocument/2006/relationships/header" Target="header1.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1.png" Id="rId11" /><Relationship Type="http://schemas.openxmlformats.org/officeDocument/2006/relationships/theme" Target="theme/theme1.xml" Id="rId24" /><Relationship Type="http://schemas.openxmlformats.org/officeDocument/2006/relationships/footnotes" Target="footnotes.xml" Id="rId5" /><Relationship Type="http://schemas.openxmlformats.org/officeDocument/2006/relationships/image" Target="media/image5.jpg" Id="rId15" /><Relationship Type="http://schemas.microsoft.com/office/2011/relationships/people" Target="people.xml" Id="rId23" /><Relationship Type="http://schemas.microsoft.com/office/2018/08/relationships/commentsExtensible" Target="commentsExtensible.xml" Id="rId10" /><Relationship Type="http://schemas.openxmlformats.org/officeDocument/2006/relationships/image" Target="media/image9.png" Id="rId19" /><Relationship Type="http://schemas.openxmlformats.org/officeDocument/2006/relationships/webSettings" Target="webSettings.xml" Id="rId4" /><Relationship Type="http://schemas.microsoft.com/office/2016/09/relationships/commentsIds" Target="commentsIds.xml" Id="rId9" /><Relationship Type="http://schemas.openxmlformats.org/officeDocument/2006/relationships/image" Target="media/image4.jpeg" Id="rId14" /><Relationship Type="http://schemas.openxmlformats.org/officeDocument/2006/relationships/fontTable" Target="fontTable.xml" Id="rId22" /><Relationship Type="http://schemas.openxmlformats.org/officeDocument/2006/relationships/image" Target="/media/image6.png" Id="R31a7d5cc5b0f4fb6" /><Relationship Type="http://schemas.openxmlformats.org/officeDocument/2006/relationships/image" Target="/media/image7.png" Id="R190284ff77ef435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lastModifiedBy>Mahmud, Ahmed</lastModifiedBy>
  <revision>101</revision>
  <dcterms:created xsi:type="dcterms:W3CDTF">2021-05-11T04:00:00.0000000Z</dcterms:created>
  <dcterms:modified xsi:type="dcterms:W3CDTF">2023-05-17T00:39:09.8826715Z</dcterms:modified>
</coreProperties>
</file>