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header1.xml" ContentType="application/vnd.openxmlformats-officedocument.wordprocessingml.header+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af1b91bcd98943e3" /><Relationship Type="http://schemas.openxmlformats.org/package/2006/relationships/metadata/core-properties" Target="package/services/metadata/core-properties/ea20f3ba926c46c4a6f192aca611d734.psmdcp" Id="R0363a85de025461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rPr/>
      </w:pPr>
      <w:r w:rsidRPr="00000000" w:rsidDel="00000000" w:rsidR="00000000">
        <w:rPr>
          <w:rtl w:val="0"/>
        </w:rPr>
        <w:t xml:space="preserve">Attempted 14/03/20 pls dont judge xox</w:t>
      </w:r>
    </w:p>
    <w:p xmlns:wp14="http://schemas.microsoft.com/office/word/2010/wordml" w:rsidRPr="00000000" w:rsidR="00000000" w:rsidDel="00000000" w:rsidP="00000000" w:rsidRDefault="00000000" w14:paraId="00000002" wp14:textId="77777777">
      <w:pPr>
        <w:rPr/>
      </w:pPr>
      <w:r w:rsidRPr="00000000" w:rsidDel="00000000" w:rsidR="00000000">
        <w:rPr>
          <w:rtl w:val="0"/>
        </w:rPr>
        <w:tab/>
      </w:r>
    </w:p>
    <w:p xmlns:wp14="http://schemas.microsoft.com/office/word/2010/wordml" w:rsidRPr="00000000" w:rsidR="00000000" w:rsidDel="00000000" w:rsidP="00000000" w:rsidRDefault="00000000" w14:paraId="00000003" wp14:textId="77777777">
      <w:pPr>
        <w:ind w:left="0" w:firstLine="0"/>
        <w:rPr/>
      </w:pPr>
      <w:r w:rsidRPr="00000000" w:rsidDel="00000000" w:rsidR="00000000">
        <w:rPr>
          <w:rtl w:val="0"/>
        </w:rPr>
        <w:t xml:space="preserve">1a.</w:t>
      </w:r>
    </w:p>
    <w:p xmlns:wp14="http://schemas.microsoft.com/office/word/2010/wordml" w:rsidRPr="00000000" w:rsidR="00000000" w:rsidDel="00000000" w:rsidP="00000000" w:rsidRDefault="00000000" w14:paraId="00000004"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05" wp14:textId="77777777">
      <w:pPr>
        <w:ind w:left="0" w:firstLine="0"/>
        <w:rPr/>
      </w:pPr>
      <w:r w:rsidRPr="00000000" w:rsidDel="00000000" w:rsidR="00000000">
        <w:rPr>
          <w:rtl w:val="0"/>
        </w:rPr>
        <w:t xml:space="preserve">We need to show:</w:t>
      </w:r>
    </w:p>
    <w:p xmlns:wp14="http://schemas.microsoft.com/office/word/2010/wordml" w:rsidRPr="00000000" w:rsidR="00000000" w:rsidDel="00000000" w:rsidP="00000000" w:rsidRDefault="00000000" w14:paraId="00000006" wp14:textId="77777777">
      <w:pPr>
        <w:ind w:left="0" w:firstLine="0"/>
        <w:rPr/>
      </w:pPr>
      <w:r w:rsidRPr="00000000" w:rsidDel="00000000" w:rsidR="00000000">
        <w:rPr>
          <w:rFonts w:ascii="Arial Unicode MS" w:hAnsi="Arial Unicode MS" w:eastAsia="Arial Unicode MS" w:cs="Arial Unicode MS"/>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.B∪H⊧e</w:t>
      </w:r>
      <w:r w:rsidRPr="00000000" w:rsidDel="00000000" w:rsidR="00000000">
        <w:rPr>
          <w:vertAlign w:val="superscript"/>
          <w:rtl w:val="0"/>
        </w:rPr>
        <w:t xml:space="preserve">+ </w:t>
      </w:r>
      <w:r w:rsidRPr="00000000" w:rsidDel="00000000" w:rsidR="00000000">
        <w:rPr>
          <w:rtl w:val="0"/>
        </w:rPr>
        <w:t xml:space="preserve"> (complete) and </w:t>
      </w:r>
    </w:p>
    <w:p xmlns:wp14="http://schemas.microsoft.com/office/word/2010/wordml" w:rsidRPr="00000000" w:rsidR="00000000" w:rsidDel="00000000" w:rsidP="00000000" w:rsidRDefault="00000000" w14:paraId="00000007" wp14:textId="77777777">
      <w:pPr>
        <w:rPr/>
      </w:pPr>
      <w:r w:rsidRPr="00000000" w:rsidDel="00000000" w:rsidR="00000000">
        <w:rPr>
          <w:rFonts w:ascii="Arial Unicode MS" w:hAnsi="Arial Unicode MS" w:eastAsia="Arial Unicode MS" w:cs="Arial Unicode MS"/>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.B∪H⊧e</w:t>
      </w:r>
      <w:r w:rsidRPr="00000000" w:rsidDel="00000000" w:rsidR="00000000">
        <w:rPr>
          <w:vertAlign w:val="superscript"/>
          <w:rtl w:val="0"/>
        </w:rPr>
        <w:t xml:space="preserve">-  </w:t>
      </w:r>
      <w:r w:rsidRPr="00000000" w:rsidDel="00000000" w:rsidR="00000000">
        <w:rPr>
          <w:rtl w:val="0"/>
        </w:rPr>
        <w:t xml:space="preserve">(consistent)</w:t>
      </w:r>
    </w:p>
    <w:p xmlns:wp14="http://schemas.microsoft.com/office/word/2010/wordml" w:rsidRPr="00000000" w:rsidR="00000000" w:rsidDel="00000000" w:rsidP="00000000" w:rsidRDefault="00000000" w14:paraId="00000008" wp14:textId="77777777">
      <w:pPr>
        <w:rPr/>
      </w:pPr>
      <w:r w:rsidRPr="00000000" w:rsidDel="00000000" w:rsidR="00000000">
        <w:rPr>
          <w:rtl w:val="0"/>
        </w:rPr>
      </w:r>
    </w:p>
    <w:p xmlns:wp14="http://schemas.microsoft.com/office/word/2010/wordml" w:rsidRPr="00000000" w:rsidR="00000000" w:rsidDel="00000000" w:rsidP="00000000" w:rsidRDefault="00000000" w14:paraId="00000009" wp14:textId="77777777">
      <w:pPr>
        <w:rPr/>
      </w:pPr>
      <w:r w:rsidRPr="00000000" w:rsidDel="00000000" w:rsidR="00000000">
        <w:rPr>
          <w:rtl w:val="0"/>
        </w:rPr>
        <w:t xml:space="preserve">For the positive example:</w:t>
      </w:r>
    </w:p>
    <w:p xmlns:wp14="http://schemas.microsoft.com/office/word/2010/wordml" w:rsidRPr="00000000" w:rsidR="00000000" w:rsidDel="00000000" w:rsidP="00000000" w:rsidRDefault="00000000" w14:paraId="0000000A"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00B" wp14:textId="77777777">
      <w:pPr>
        <w:ind w:left="720" w:firstLine="0"/>
        <w:rPr/>
      </w:pPr>
      <w:r w:rsidRPr="00000000" w:rsidDel="00000000" w:rsidR="00000000">
        <w:rPr>
          <w:rFonts w:ascii="Arial Unicode MS" w:hAnsi="Arial Unicode MS" w:eastAsia="Arial Unicode MS" w:cs="Arial Unicode MS"/>
          <w:rtl w:val="0"/>
        </w:rPr>
        <w:t xml:space="preserve">← smartLight(l1,b1,o1)</w:t>
      </w:r>
    </w:p>
    <w:p xmlns:wp14="http://schemas.microsoft.com/office/word/2010/wordml" w:rsidRPr="00000000" w:rsidR="00000000" w:rsidDel="00000000" w:rsidP="00000000" w:rsidRDefault="00000000" w14:paraId="0000000C"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0D" wp14:textId="77777777">
      <w:pPr>
        <w:ind w:left="720" w:firstLine="0"/>
        <w:rPr/>
      </w:pPr>
      <w:r w:rsidRPr="00000000" w:rsidDel="00000000" w:rsidR="00000000">
        <w:rPr>
          <w:rFonts w:ascii="Arial Unicode MS" w:hAnsi="Arial Unicode MS" w:eastAsia="Arial Unicode MS" w:cs="Arial Unicode MS"/>
          <w:rtl w:val="0"/>
        </w:rPr>
        <w:t xml:space="preserve">← switchLight(l1,o1), closeBlind(b1,o1)</w:t>
      </w:r>
    </w:p>
    <w:p xmlns:wp14="http://schemas.microsoft.com/office/word/2010/wordml" w:rsidRPr="00000000" w:rsidR="00000000" w:rsidDel="00000000" w:rsidP="00000000" w:rsidRDefault="00000000" w14:paraId="0000000E"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0F" wp14:textId="77777777">
      <w:pPr>
        <w:ind w:left="720" w:firstLine="0"/>
        <w:rPr/>
      </w:pPr>
      <w:r w:rsidRPr="00000000" w:rsidDel="00000000" w:rsidR="00000000">
        <w:rPr>
          <w:rFonts w:ascii="Arial Unicode MS" w:hAnsi="Arial Unicode MS" w:eastAsia="Arial Unicode MS" w:cs="Arial Unicode MS"/>
          <w:rtl w:val="0"/>
        </w:rPr>
        <w:t xml:space="preserve">← detectMovement(S,o1), closeBlind(b1,o1)</w:t>
      </w:r>
    </w:p>
    <w:p xmlns:wp14="http://schemas.microsoft.com/office/word/2010/wordml" w:rsidRPr="00000000" w:rsidR="00000000" w:rsidDel="00000000" w:rsidP="00000000" w:rsidRDefault="00000000" w14:paraId="00000010"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1" wp14:textId="77777777">
      <w:pPr>
        <w:ind w:left="720" w:firstLine="0"/>
        <w:rPr/>
      </w:pPr>
      <w:r w:rsidRPr="00000000" w:rsidDel="00000000" w:rsidR="00000000">
        <w:rPr>
          <w:rFonts w:ascii="Arial Unicode MS" w:hAnsi="Arial Unicode MS" w:eastAsia="Arial Unicode MS" w:cs="Arial Unicode MS"/>
          <w:rtl w:val="0"/>
        </w:rPr>
        <w:t xml:space="preserve">← closeBlind(b1,o1)</w:t>
      </w:r>
    </w:p>
    <w:p xmlns:wp14="http://schemas.microsoft.com/office/word/2010/wordml" w:rsidRPr="00000000" w:rsidR="00000000" w:rsidDel="00000000" w:rsidP="00000000" w:rsidRDefault="00000000" w14:paraId="00000012"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3" wp14:textId="77777777">
      <w:pPr>
        <w:ind w:left="720" w:firstLine="0"/>
        <w:rPr/>
      </w:pPr>
      <w:r w:rsidRPr="00000000" w:rsidDel="00000000" w:rsidR="00000000">
        <w:rPr>
          <w:rtl w:val="0"/>
        </w:rPr>
        <w:t xml:space="preserve">dark(o1)</w:t>
      </w:r>
    </w:p>
    <w:p xmlns:wp14="http://schemas.microsoft.com/office/word/2010/wordml" w:rsidRPr="00000000" w:rsidR="00000000" w:rsidDel="00000000" w:rsidP="00000000" w:rsidRDefault="00000000" w14:paraId="00000014"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5"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6" wp14:textId="77777777">
      <w:pPr>
        <w:rPr/>
      </w:pPr>
      <w:r w:rsidRPr="00000000" w:rsidDel="00000000" w:rsidR="00000000">
        <w:rPr>
          <w:rtl w:val="0"/>
        </w:rPr>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For the negative examples:</w:t>
      </w:r>
    </w:p>
    <w:p xmlns:wp14="http://schemas.microsoft.com/office/word/2010/wordml" w:rsidRPr="00000000" w:rsidR="00000000" w:rsidDel="00000000" w:rsidP="00000000" w:rsidRDefault="00000000" w14:paraId="00000018" wp14:textId="77777777">
      <w:pPr>
        <w:rPr/>
      </w:pPr>
      <w:r w:rsidRPr="00000000" w:rsidDel="00000000" w:rsidR="00000000">
        <w:rPr>
          <w:rtl w:val="0"/>
        </w:rPr>
      </w:r>
    </w:p>
    <w:p xmlns:wp14="http://schemas.microsoft.com/office/word/2010/wordml" w:rsidRPr="00000000" w:rsidR="00000000" w:rsidDel="00000000" w:rsidP="00000000" w:rsidRDefault="00000000" w14:paraId="00000019" wp14:textId="77777777">
      <w:pPr>
        <w:ind w:left="720" w:firstLine="0"/>
        <w:rPr/>
      </w:pPr>
      <w:r w:rsidRPr="00000000" w:rsidDel="00000000" w:rsidR="00000000">
        <w:rPr>
          <w:rFonts w:ascii="Arial Unicode MS" w:hAnsi="Arial Unicode MS" w:eastAsia="Arial Unicode MS" w:cs="Arial Unicode MS"/>
          <w:rtl w:val="0"/>
        </w:rPr>
        <w:t xml:space="preserve">← smartLight(l2,b2,o2)</w:t>
      </w:r>
    </w:p>
    <w:p xmlns:wp14="http://schemas.microsoft.com/office/word/2010/wordml" w:rsidRPr="00000000" w:rsidR="00000000" w:rsidDel="00000000" w:rsidP="00000000" w:rsidRDefault="00000000" w14:paraId="0000001A"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B" wp14:textId="77777777">
      <w:pPr>
        <w:ind w:left="720" w:firstLine="0"/>
        <w:rPr/>
      </w:pPr>
      <w:r w:rsidRPr="00000000" w:rsidDel="00000000" w:rsidR="00000000">
        <w:rPr>
          <w:rFonts w:ascii="Arial Unicode MS" w:hAnsi="Arial Unicode MS" w:eastAsia="Arial Unicode MS" w:cs="Arial Unicode MS"/>
          <w:rtl w:val="0"/>
        </w:rPr>
        <w:t xml:space="preserve">← switchLight(l2,o2), closeBlind(b2,o2)</w:t>
      </w:r>
    </w:p>
    <w:p xmlns:wp14="http://schemas.microsoft.com/office/word/2010/wordml" w:rsidRPr="00000000" w:rsidR="00000000" w:rsidDel="00000000" w:rsidP="00000000" w:rsidRDefault="00000000" w14:paraId="0000001C"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D" wp14:textId="77777777">
      <w:pPr>
        <w:ind w:left="720" w:firstLine="0"/>
        <w:rPr/>
      </w:pPr>
      <w:r w:rsidRPr="00000000" w:rsidDel="00000000" w:rsidR="00000000">
        <w:rPr>
          <w:rFonts w:ascii="Arial Unicode MS" w:hAnsi="Arial Unicode MS" w:eastAsia="Arial Unicode MS" w:cs="Arial Unicode MS"/>
          <w:rtl w:val="0"/>
        </w:rPr>
        <w:t xml:space="preserve">← detectMovement(S,o2), closeBlind(b2,o2)</w:t>
      </w:r>
    </w:p>
    <w:p xmlns:wp14="http://schemas.microsoft.com/office/word/2010/wordml" w:rsidRPr="00000000" w:rsidR="00000000" w:rsidDel="00000000" w:rsidP="00000000" w:rsidRDefault="00000000" w14:paraId="0000001E"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1F" wp14:textId="77777777">
      <w:pPr>
        <w:ind w:left="720" w:firstLine="0"/>
        <w:rPr/>
      </w:pPr>
      <w:r w:rsidRPr="00000000" w:rsidDel="00000000" w:rsidR="00000000">
        <w:rPr>
          <w:rFonts w:ascii="Arial Unicode MS" w:hAnsi="Arial Unicode MS" w:eastAsia="Arial Unicode MS" w:cs="Arial Unicode MS"/>
          <w:rtl w:val="0"/>
        </w:rPr>
        <w:t xml:space="preserve">← closeBlind(b2,o2)</w:t>
      </w:r>
    </w:p>
    <w:p xmlns:wp14="http://schemas.microsoft.com/office/word/2010/wordml" w:rsidRPr="00000000" w:rsidR="00000000" w:rsidDel="00000000" w:rsidP="00000000" w:rsidRDefault="00000000" w14:paraId="00000020"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1" wp14:textId="77777777">
      <w:pPr>
        <w:ind w:left="720" w:firstLine="0"/>
        <w:rPr/>
      </w:pPr>
      <w:r w:rsidRPr="00000000" w:rsidDel="00000000" w:rsidR="00000000">
        <w:rPr>
          <w:rtl w:val="0"/>
        </w:rPr>
        <w:t xml:space="preserve">dark(o2)</w:t>
      </w:r>
    </w:p>
    <w:p xmlns:wp14="http://schemas.microsoft.com/office/word/2010/wordml" w:rsidRPr="00000000" w:rsidR="00000000" w:rsidDel="00000000" w:rsidP="00000000" w:rsidRDefault="00000000" w14:paraId="00000022"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3"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4"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025" wp14:textId="77777777">
      <w:pPr>
        <w:ind w:left="720" w:firstLine="0"/>
        <w:rPr/>
      </w:pPr>
      <w:r w:rsidRPr="00000000" w:rsidDel="00000000" w:rsidR="00000000">
        <w:rPr>
          <w:rFonts w:ascii="Arial Unicode MS" w:hAnsi="Arial Unicode MS" w:eastAsia="Arial Unicode MS" w:cs="Arial Unicode MS"/>
          <w:rtl w:val="0"/>
        </w:rPr>
        <w:t xml:space="preserve">← smartLight(l3,b3,o3)</w:t>
      </w:r>
    </w:p>
    <w:p xmlns:wp14="http://schemas.microsoft.com/office/word/2010/wordml" w:rsidRPr="00000000" w:rsidR="00000000" w:rsidDel="00000000" w:rsidP="00000000" w:rsidRDefault="00000000" w14:paraId="00000026"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7" wp14:textId="77777777">
      <w:pPr>
        <w:ind w:left="720" w:firstLine="0"/>
        <w:rPr/>
      </w:pPr>
      <w:r w:rsidRPr="00000000" w:rsidDel="00000000" w:rsidR="00000000">
        <w:rPr>
          <w:rFonts w:ascii="Arial Unicode MS" w:hAnsi="Arial Unicode MS" w:eastAsia="Arial Unicode MS" w:cs="Arial Unicode MS"/>
          <w:rtl w:val="0"/>
        </w:rPr>
        <w:t xml:space="preserve">← switchLight(l3,o3), closeBlind(b3,o3)</w:t>
      </w:r>
    </w:p>
    <w:p xmlns:wp14="http://schemas.microsoft.com/office/word/2010/wordml" w:rsidRPr="00000000" w:rsidR="00000000" w:rsidDel="00000000" w:rsidP="00000000" w:rsidRDefault="00000000" w14:paraId="00000028"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9" wp14:textId="77777777">
      <w:pPr>
        <w:ind w:left="720" w:firstLine="0"/>
        <w:rPr/>
      </w:pPr>
      <w:r w:rsidRPr="00000000" w:rsidDel="00000000" w:rsidR="00000000">
        <w:rPr>
          <w:rFonts w:ascii="Arial Unicode MS" w:hAnsi="Arial Unicode MS" w:eastAsia="Arial Unicode MS" w:cs="Arial Unicode MS"/>
          <w:rtl w:val="0"/>
        </w:rPr>
        <w:t xml:space="preserve">← detectMovement(S,o3), closeBlind(b3,o3)</w:t>
      </w:r>
    </w:p>
    <w:p xmlns:wp14="http://schemas.microsoft.com/office/word/2010/wordml" w:rsidRPr="00000000" w:rsidR="00000000" w:rsidDel="00000000" w:rsidP="00000000" w:rsidRDefault="00000000" w14:paraId="0000002A"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B"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2C" wp14:textId="77777777">
      <w:pPr>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pPr>
      <w:r w:rsidRPr="00000000" w:rsidDel="00000000" w:rsidR="00000000">
        <w:rPr>
          <w:rtl w:val="0"/>
        </w:rPr>
        <w:t xml:space="preserve">1b.</w:t>
      </w:r>
    </w:p>
    <w:p xmlns:wp14="http://schemas.microsoft.com/office/word/2010/wordml" w:rsidRPr="00000000" w:rsidR="00000000" w:rsidDel="00000000" w:rsidP="00000000" w:rsidRDefault="00000000" w14:paraId="0000002E" wp14:textId="77777777">
      <w:pPr>
        <w:rPr/>
      </w:pPr>
      <w:r w:rsidRPr="00000000" w:rsidDel="00000000" w:rsidR="00000000">
        <w:rPr>
          <w:rtl w:val="0"/>
        </w:rPr>
        <w:t xml:space="preserve">There is one positive example, so we have to do 1 iteration of the coverage loop</w:t>
      </w:r>
    </w:p>
    <w:p xmlns:wp14="http://schemas.microsoft.com/office/word/2010/wordml" w:rsidRPr="00000000" w:rsidR="00000000" w:rsidDel="00000000" w:rsidP="00000000" w:rsidRDefault="00000000" w14:paraId="0000002F" wp14:textId="77777777">
      <w:pPr>
        <w:rPr/>
      </w:pPr>
      <w:r w:rsidRPr="00000000" w:rsidDel="00000000" w:rsidR="00000000">
        <w:rPr>
          <w:rtl w:val="0"/>
        </w:rPr>
        <w:t xml:space="preserve">Step 1: Abductive</w:t>
      </w:r>
    </w:p>
    <w:p xmlns:wp14="http://schemas.microsoft.com/office/word/2010/wordml" w:rsidRPr="00000000" w:rsidR="00000000" w:rsidDel="00000000" w:rsidP="00000000" w:rsidRDefault="00000000" w14:paraId="00000030" wp14:textId="77777777">
      <w:pPr>
        <w:rPr/>
      </w:pPr>
      <w:r w:rsidRPr="00000000" w:rsidDel="00000000" w:rsidR="00000000">
        <w:rPr>
          <w:rtl w:val="0"/>
        </w:rPr>
        <w:t xml:space="preserve">Pick a positive example e = smartLight(l1,b1,o1)</w:t>
      </w:r>
    </w:p>
    <w:p xmlns:wp14="http://schemas.microsoft.com/office/word/2010/wordml" w:rsidRPr="00000000" w:rsidR="00000000" w:rsidDel="00000000" w:rsidP="00000000" w:rsidRDefault="00000000" w14:paraId="00000031" wp14:textId="77777777">
      <w:pPr>
        <w:rPr/>
      </w:pPr>
      <w:r w:rsidRPr="00000000" w:rsidDel="00000000" w:rsidR="00000000">
        <w:rPr>
          <w:rtl w:val="0"/>
        </w:rPr>
        <w:t xml:space="preserve">Abducibles are the ground modeh predicates</w:t>
      </w:r>
    </w:p>
    <w:p xmlns:wp14="http://schemas.microsoft.com/office/word/2010/wordml" w:rsidRPr="00000000" w:rsidR="00000000" w:rsidDel="00000000" w:rsidP="00000000" w:rsidRDefault="00000000" w14:paraId="00000032" wp14:textId="77777777">
      <w:pPr>
        <w:rPr/>
      </w:pPr>
      <w:r w:rsidRPr="00000000" w:rsidDel="00000000" w:rsidR="00000000">
        <w:rPr>
          <w:rFonts w:ascii="Arial Unicode MS" w:hAnsi="Arial Unicode MS" w:eastAsia="Arial Unicode MS" w:cs="Arial Unicode MS"/>
          <w:rtl w:val="0"/>
        </w:rPr>
        <w:t xml:space="preserve">Solve abductive task &lt;B, Ab, ∅&gt;</w:t>
      </w:r>
    </w:p>
    <w:p xmlns:wp14="http://schemas.microsoft.com/office/word/2010/wordml" w:rsidRPr="00000000" w:rsidR="00000000" w:rsidDel="00000000" w:rsidP="00000000" w:rsidRDefault="00000000" w14:paraId="00000033" wp14:textId="77777777">
      <w:pPr>
        <w:rPr/>
      </w:pPr>
      <w:r w:rsidRPr="00000000" w:rsidDel="00000000" w:rsidR="00000000">
        <w:rPr>
          <w:rtl w:val="0"/>
        </w:rPr>
      </w:r>
    </w:p>
    <w:p xmlns:wp14="http://schemas.microsoft.com/office/word/2010/wordml" w:rsidRPr="00000000" w:rsidR="00000000" w:rsidDel="00000000" w:rsidP="00000000" w:rsidRDefault="00000000" w14:paraId="00000034" wp14:textId="77777777">
      <w:pPr>
        <w:ind w:left="720" w:firstLine="0"/>
        <w:rPr/>
      </w:pPr>
      <w:r w:rsidRPr="00000000" w:rsidDel="00000000" w:rsidR="00000000">
        <w:rPr>
          <w:rFonts w:ascii="Arial Unicode MS" w:hAnsi="Arial Unicode MS" w:eastAsia="Arial Unicode MS" w:cs="Arial Unicode MS"/>
          <w:rtl w:val="0"/>
        </w:rPr>
        <w:t xml:space="preserve">← smartLight(l1,b1,o1)</w:t>
      </w:r>
    </w:p>
    <w:p xmlns:wp14="http://schemas.microsoft.com/office/word/2010/wordml" w:rsidRPr="00000000" w:rsidR="00000000" w:rsidDel="00000000" w:rsidP="00000000" w:rsidRDefault="00000000" w14:paraId="00000035"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36" wp14:textId="77777777">
      <w:pPr>
        <w:ind w:left="720" w:firstLine="0"/>
        <w:rPr/>
      </w:pPr>
      <w:r w:rsidRPr="00000000" w:rsidDel="00000000" w:rsidR="00000000">
        <w:rPr>
          <w:rFonts w:ascii="Arial Unicode MS" w:hAnsi="Arial Unicode MS" w:eastAsia="Arial Unicode MS" w:cs="Arial Unicode MS"/>
          <w:rtl w:val="0"/>
        </w:rPr>
        <w:t xml:space="preserve">← switchLight(l1,o1), closeBlind(b1,o1)</w:t>
      </w:r>
    </w:p>
    <w:p xmlns:wp14="http://schemas.microsoft.com/office/word/2010/wordml" w:rsidRPr="00000000" w:rsidR="00000000" w:rsidDel="00000000" w:rsidP="00000000" w:rsidRDefault="00000000" w14:paraId="00000037" wp14:textId="77777777">
      <w:pPr>
        <w:ind w:left="720" w:firstLine="0"/>
        <w:rPr/>
      </w:pPr>
      <w:r w:rsidRPr="00000000" w:rsidDel="00000000" w:rsidR="00000000">
        <w:rPr>
          <w:rtl w:val="0"/>
        </w:rPr>
      </w:r>
    </w:p>
    <w:tbl>
      <w:tblPr>
        <w:tblStyle w:val="Table1"/>
        <w:tblW w:w="7245.0" w:type="dxa"/>
        <w:jc w:val="left"/>
        <w:tblInd w:w="187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245"/>
        <w:tblGridChange w:id="0">
          <w:tblGrid>
            <w:gridCol w:w="7245"/>
          </w:tblGrid>
        </w:tblGridChange>
      </w:tblGrid>
      <w:tr xmlns:wp14="http://schemas.microsoft.com/office/word/2010/wordml" w14:paraId="383ED0E0" wp14:textId="77777777">
        <w:trPr>
          <w:trHeight w:val="840"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0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20" w:right="0" w:firstLine="0"/>
              <w:jc w:val="left"/>
              <w:rPr/>
            </w:pPr>
            <w:r w:rsidRPr="00000000" w:rsidDel="00000000" w:rsidR="00000000">
              <w:rPr>
                <w:rtl w:val="0"/>
              </w:rPr>
            </w:r>
          </w:p>
          <w:tbl>
            <w:tblPr>
              <w:tblStyle w:val="Table2"/>
              <w:tblW w:w="704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045"/>
              <w:tblGridChange w:id="0">
                <w:tblGrid>
                  <w:gridCol w:w="7045"/>
                </w:tblGrid>
              </w:tblGridChange>
            </w:tblGrid>
            <w:tr w14:paraId="548D934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3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20" w:right="0" w:firstLine="0"/>
                    <w:jc w:val="left"/>
                    <w:rPr/>
                  </w:pPr>
                  <w:r w:rsidRPr="00000000" w:rsidDel="00000000" w:rsidR="00000000">
                    <w:rPr>
                      <w:rFonts w:ascii="Arial Unicode MS" w:hAnsi="Arial Unicode MS" w:eastAsia="Arial Unicode MS" w:cs="Arial Unicode MS"/>
                      <w:rtl w:val="0"/>
                    </w:rPr>
                    <w:t xml:space="preserve">← not switchLight(l1,o1)</w:t>
                  </w:r>
                </w:p>
                <w:p w:rsidRPr="00000000" w:rsidR="00000000" w:rsidDel="00000000" w:rsidP="00000000" w:rsidRDefault="00000000" w14:paraId="0000003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20" w:right="0" w:firstLine="0"/>
                    <w:jc w:val="left"/>
                    <w:rPr/>
                  </w:pPr>
                  <w:r w:rsidRPr="00000000" w:rsidDel="00000000" w:rsidR="00000000">
                    <w:rPr>
                      <w:rtl w:val="0"/>
                    </w:rPr>
                    <w:t xml:space="preserve">|</w:t>
                  </w:r>
                </w:p>
                <w:p w:rsidRPr="00000000" w:rsidR="00000000" w:rsidDel="00000000" w:rsidP="00000000" w:rsidRDefault="00000000" w14:paraId="0000003B" wp14:textId="77777777">
                  <w:pPr>
                    <w:ind w:left="720" w:firstLine="0"/>
                    <w:rPr/>
                  </w:pPr>
                  <w:r w:rsidRPr="00000000" w:rsidDel="00000000" w:rsidR="00000000">
                    <w:rPr>
                      <w:rtl w:val="0"/>
                    </w:rPr>
                    <w:t xml:space="preserve">■</w:t>
                  </w:r>
                </w:p>
              </w:tc>
            </w:tr>
          </w:tbl>
          <w:p w:rsidRPr="00000000" w:rsidR="00000000" w:rsidDel="00000000" w:rsidP="00000000" w:rsidRDefault="00000000" w14:paraId="000000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20" w:right="0" w:firstLine="0"/>
              <w:jc w:val="left"/>
              <w:rPr/>
            </w:pPr>
            <w:r w:rsidRPr="00000000" w:rsidDel="00000000" w:rsidR="00000000">
              <w:rPr>
                <w:rtl w:val="0"/>
              </w:rPr>
            </w:r>
          </w:p>
        </w:tc>
      </w:tr>
    </w:tbl>
    <w:p xmlns:wp14="http://schemas.microsoft.com/office/word/2010/wordml" w:rsidRPr="00000000" w:rsidR="00000000" w:rsidDel="00000000" w:rsidP="00000000" w:rsidRDefault="00000000" w14:paraId="0000003D" wp14:textId="77777777">
      <w:pPr>
        <w:ind w:left="2160" w:firstLine="0"/>
        <w:rPr/>
      </w:pPr>
      <w:r w:rsidRPr="00000000" w:rsidDel="00000000" w:rsidR="00000000">
        <w:rPr>
          <w:rFonts w:ascii="Arial Unicode MS" w:hAnsi="Arial Unicode MS" w:eastAsia="Arial Unicode MS" w:cs="Arial Unicode MS"/>
          <w:rtl w:val="0"/>
        </w:rPr>
        <w:t xml:space="preserve">∆ = {switchLight(l1,o1)}</w:t>
      </w:r>
    </w:p>
    <w:p xmlns:wp14="http://schemas.microsoft.com/office/word/2010/wordml" w:rsidRPr="00000000" w:rsidR="00000000" w:rsidDel="00000000" w:rsidP="00000000" w:rsidRDefault="00000000" w14:paraId="0000003E"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3F" wp14:textId="77777777">
      <w:pPr>
        <w:ind w:left="720" w:firstLine="0"/>
        <w:rPr/>
      </w:pPr>
      <w:r w:rsidRPr="00000000" w:rsidDel="00000000" w:rsidR="00000000">
        <w:rPr>
          <w:rFonts w:ascii="Arial Unicode MS" w:hAnsi="Arial Unicode MS" w:eastAsia="Arial Unicode MS" w:cs="Arial Unicode MS"/>
          <w:rtl w:val="0"/>
        </w:rPr>
        <w:t xml:space="preserve">← closeBlind(b1,o1)</w:t>
      </w:r>
    </w:p>
    <w:p xmlns:wp14="http://schemas.microsoft.com/office/word/2010/wordml" w:rsidRPr="00000000" w:rsidR="00000000" w:rsidDel="00000000" w:rsidP="00000000" w:rsidRDefault="00000000" w14:paraId="00000040" wp14:textId="77777777">
      <w:pPr>
        <w:ind w:left="720" w:firstLine="0"/>
        <w:rPr/>
      </w:pPr>
      <w:r w:rsidRPr="00000000" w:rsidDel="00000000" w:rsidR="00000000">
        <w:rPr>
          <w:rtl w:val="0"/>
        </w:rPr>
        <w:t xml:space="preserve">|</w:t>
      </w:r>
    </w:p>
    <w:tbl>
      <w:tblPr>
        <w:tblStyle w:val="Table3"/>
        <w:tblW w:w="7245.0" w:type="dxa"/>
        <w:jc w:val="left"/>
        <w:tblInd w:w="187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245"/>
        <w:tblGridChange w:id="0">
          <w:tblGrid>
            <w:gridCol w:w="7245"/>
          </w:tblGrid>
        </w:tblGridChange>
      </w:tblGrid>
      <w:tr xmlns:wp14="http://schemas.microsoft.com/office/word/2010/wordml" w14:paraId="52E6EB33" wp14:textId="77777777">
        <w:trPr>
          <w:trHeight w:val="840"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041" wp14:textId="77777777">
            <w:pPr>
              <w:widowControl w:val="0"/>
              <w:spacing w:line="240" w:lineRule="auto"/>
              <w:ind w:left="720" w:firstLine="0"/>
              <w:rPr/>
            </w:pPr>
            <w:r w:rsidRPr="00000000" w:rsidDel="00000000" w:rsidR="00000000">
              <w:rPr>
                <w:rtl w:val="0"/>
              </w:rPr>
            </w:r>
          </w:p>
          <w:tbl>
            <w:tblPr>
              <w:tblStyle w:val="Table4"/>
              <w:tblW w:w="704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045"/>
              <w:tblGridChange w:id="0">
                <w:tblGrid>
                  <w:gridCol w:w="7045"/>
                </w:tblGrid>
              </w:tblGridChange>
            </w:tblGrid>
            <w:tr w14:paraId="525A0BD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42" wp14:textId="77777777">
                  <w:pPr>
                    <w:widowControl w:val="0"/>
                    <w:spacing w:line="240" w:lineRule="auto"/>
                    <w:ind w:left="720" w:firstLine="0"/>
                    <w:rPr/>
                  </w:pPr>
                  <w:r w:rsidRPr="00000000" w:rsidDel="00000000" w:rsidR="00000000">
                    <w:rPr>
                      <w:rFonts w:ascii="Arial Unicode MS" w:hAnsi="Arial Unicode MS" w:eastAsia="Arial Unicode MS" w:cs="Arial Unicode MS"/>
                      <w:rtl w:val="0"/>
                    </w:rPr>
                    <w:t xml:space="preserve">← not closeBlind(b1,o1)</w:t>
                  </w:r>
                </w:p>
                <w:p w:rsidRPr="00000000" w:rsidR="00000000" w:rsidDel="00000000" w:rsidP="00000000" w:rsidRDefault="00000000" w14:paraId="00000043" wp14:textId="77777777">
                  <w:pPr>
                    <w:widowControl w:val="0"/>
                    <w:spacing w:line="240" w:lineRule="auto"/>
                    <w:ind w:left="720" w:firstLine="0"/>
                    <w:rPr/>
                  </w:pPr>
                  <w:r w:rsidRPr="00000000" w:rsidDel="00000000" w:rsidR="00000000">
                    <w:rPr>
                      <w:rtl w:val="0"/>
                    </w:rPr>
                    <w:t xml:space="preserve">|</w:t>
                  </w:r>
                </w:p>
                <w:p w:rsidRPr="00000000" w:rsidR="00000000" w:rsidDel="00000000" w:rsidP="00000000" w:rsidRDefault="00000000" w14:paraId="00000044" wp14:textId="77777777">
                  <w:pPr>
                    <w:ind w:left="720" w:firstLine="0"/>
                    <w:rPr/>
                  </w:pPr>
                  <w:r w:rsidRPr="00000000" w:rsidDel="00000000" w:rsidR="00000000">
                    <w:rPr>
                      <w:rtl w:val="0"/>
                    </w:rPr>
                    <w:t xml:space="preserve">■</w:t>
                  </w:r>
                </w:p>
              </w:tc>
            </w:tr>
          </w:tbl>
          <w:p w:rsidRPr="00000000" w:rsidR="00000000" w:rsidDel="00000000" w:rsidP="00000000" w:rsidRDefault="00000000" w14:paraId="00000045" wp14:textId="77777777">
            <w:pPr>
              <w:widowControl w:val="0"/>
              <w:spacing w:line="240" w:lineRule="auto"/>
              <w:ind w:left="720" w:firstLine="0"/>
              <w:rPr/>
            </w:pPr>
            <w:r w:rsidRPr="00000000" w:rsidDel="00000000" w:rsidR="00000000">
              <w:rPr>
                <w:rtl w:val="0"/>
              </w:rPr>
            </w:r>
          </w:p>
        </w:tc>
      </w:tr>
    </w:tbl>
    <w:p xmlns:wp14="http://schemas.microsoft.com/office/word/2010/wordml" w:rsidRPr="00000000" w:rsidR="00000000" w:rsidDel="00000000" w:rsidP="00000000" w:rsidRDefault="00000000" w14:paraId="00000046" wp14:textId="77777777">
      <w:pPr>
        <w:ind w:left="2160" w:firstLine="0"/>
        <w:rPr/>
      </w:pPr>
      <w:r w:rsidRPr="00000000" w:rsidDel="00000000" w:rsidR="00000000">
        <w:rPr>
          <w:rFonts w:ascii="Arial Unicode MS" w:hAnsi="Arial Unicode MS" w:eastAsia="Arial Unicode MS" w:cs="Arial Unicode MS"/>
          <w:rtl w:val="0"/>
        </w:rPr>
        <w:t xml:space="preserve">∆ = {switchLight(l1,o1), closeBlind(b1,o1}</w:t>
      </w:r>
    </w:p>
    <w:p xmlns:wp14="http://schemas.microsoft.com/office/word/2010/wordml" w:rsidRPr="00000000" w:rsidR="00000000" w:rsidDel="00000000" w:rsidP="00000000" w:rsidRDefault="00000000" w14:paraId="00000047"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48" wp14:textId="77777777">
      <w:pPr>
        <w:ind w:left="72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49" wp14:textId="77777777">
      <w:pPr>
        <w:rPr/>
      </w:pPr>
      <w:r w:rsidRPr="00000000" w:rsidDel="00000000" w:rsidR="00000000">
        <w:rPr>
          <w:rtl w:val="0"/>
        </w:rPr>
      </w:r>
    </w:p>
    <w:p xmlns:wp14="http://schemas.microsoft.com/office/word/2010/wordml" w:rsidRPr="00000000" w:rsidR="00000000" w:rsidDel="00000000" w:rsidP="00000000" w:rsidRDefault="00000000" w14:paraId="0000004A" wp14:textId="77777777">
      <w:pPr>
        <w:rPr/>
      </w:pPr>
      <w:r w:rsidRPr="00000000" w:rsidDel="00000000" w:rsidR="00000000">
        <w:rPr>
          <w:rFonts w:ascii="Arial Unicode MS" w:hAnsi="Arial Unicode MS" w:eastAsia="Arial Unicode MS" w:cs="Arial Unicode MS"/>
          <w:rtl w:val="0"/>
        </w:rPr>
        <w:t xml:space="preserve">So ∆ = {switchLight(l1,o1), closeBlind(b1,o1}</w:t>
      </w:r>
    </w:p>
    <w:p xmlns:wp14="http://schemas.microsoft.com/office/word/2010/wordml" w:rsidRPr="00000000" w:rsidR="00000000" w:rsidDel="00000000" w:rsidP="00000000" w:rsidRDefault="00000000" w14:paraId="0000004B" wp14:textId="77777777">
      <w:pPr>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t xml:space="preserve">Step 2: Deductive</w:t>
      </w:r>
    </w:p>
    <w:p xmlns:wp14="http://schemas.microsoft.com/office/word/2010/wordml" w:rsidRPr="00000000" w:rsidR="00000000" w:rsidDel="00000000" w:rsidP="00000000" w:rsidRDefault="00000000" w14:paraId="0000004D" wp14:textId="77777777">
      <w:pPr>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pPr>
      <w:r w:rsidRPr="00000000" w:rsidDel="00000000" w:rsidR="00000000">
        <w:rPr>
          <w:rFonts w:ascii="Arial Unicode MS" w:hAnsi="Arial Unicode MS" w:eastAsia="Arial Unicode MS" w:cs="Arial Unicode MS"/>
          <w:rtl w:val="0"/>
        </w:rPr>
        <w:t xml:space="preserve">We need to see which relevant modeb literals we can entail from B∪{not e}</w:t>
      </w:r>
    </w:p>
    <w:p xmlns:wp14="http://schemas.microsoft.com/office/word/2010/wordml" w:rsidRPr="00000000" w:rsidR="00000000" w:rsidDel="00000000" w:rsidP="00000000" w:rsidRDefault="00000000" w14:paraId="0000004F" wp14:textId="77777777">
      <w:pPr>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pPr>
      <w:r w:rsidRPr="00000000" w:rsidDel="00000000" w:rsidR="00000000">
        <w:rPr>
          <w:rFonts w:ascii="Arial Unicode MS" w:hAnsi="Arial Unicode MS" w:eastAsia="Arial Unicode MS" w:cs="Arial Unicode MS"/>
          <w:rtl w:val="0"/>
        </w:rPr>
        <w:t xml:space="preserve">B∪{not e} ⊢ { detectMovement(s1,o1), dark(o1) }</w:t>
      </w:r>
    </w:p>
    <w:p xmlns:wp14="http://schemas.microsoft.com/office/word/2010/wordml" w:rsidRPr="00000000" w:rsidR="00000000" w:rsidDel="00000000" w:rsidP="00000000" w:rsidRDefault="00000000" w14:paraId="00000051" wp14:textId="77777777">
      <w:pPr>
        <w:rPr/>
      </w:pPr>
      <w:r w:rsidRPr="00000000" w:rsidDel="00000000" w:rsidR="00000000">
        <w:rPr>
          <w:rtl w:val="0"/>
        </w:rPr>
      </w:r>
    </w:p>
    <w:p xmlns:wp14="http://schemas.microsoft.com/office/word/2010/wordml" w:rsidRPr="00000000" w:rsidR="00000000" w:rsidDel="00000000" w:rsidP="00000000" w:rsidRDefault="00000000" w14:paraId="00000052" wp14:textId="77777777">
      <w:pPr>
        <w:rPr/>
      </w:pPr>
      <w:r w:rsidRPr="00000000" w:rsidDel="00000000" w:rsidR="00000000">
        <w:rPr>
          <w:rtl w:val="0"/>
        </w:rPr>
        <w:t xml:space="preserve">Step 3: Inductive</w:t>
      </w:r>
    </w:p>
    <w:p xmlns:wp14="http://schemas.microsoft.com/office/word/2010/wordml" w:rsidRPr="00000000" w:rsidR="00000000" w:rsidDel="00000000" w:rsidP="00000000" w:rsidRDefault="00000000" w14:paraId="00000053" wp14:textId="77777777">
      <w:pPr>
        <w:rPr/>
      </w:pPr>
      <w:r w:rsidRPr="00000000" w:rsidDel="00000000" w:rsidR="00000000">
        <w:rPr>
          <w:rtl w:val="0"/>
        </w:rPr>
      </w:r>
    </w:p>
    <w:p xmlns:wp14="http://schemas.microsoft.com/office/word/2010/wordml" w:rsidRPr="00000000" w:rsidR="00000000" w:rsidDel="00000000" w:rsidP="00000000" w:rsidRDefault="00000000" w14:paraId="00000054" wp14:textId="77777777">
      <w:pPr>
        <w:rPr/>
      </w:pPr>
      <w:commentRangeStart w:id="0"/>
      <w:commentRangeStart w:id="1"/>
      <w:r w:rsidRPr="00000000" w:rsidDel="00000000" w:rsidR="00000000">
        <w:rPr>
          <w:rtl w:val="0"/>
        </w:rPr>
        <w:t xml:space="preserve">We can construct a ground kernel set:</w:t>
      </w:r>
    </w:p>
    <w:p xmlns:wp14="http://schemas.microsoft.com/office/word/2010/wordml" w:rsidRPr="00000000" w:rsidR="00000000" w:rsidDel="00000000" w:rsidP="00000000" w:rsidRDefault="00000000" w14:paraId="00000055" wp14:textId="77777777">
      <w:pPr>
        <w:rPr/>
      </w:pPr>
      <w:r w:rsidRPr="00000000" w:rsidDel="00000000" w:rsidR="00000000">
        <w:rPr>
          <w:rtl w:val="0"/>
        </w:rPr>
      </w:r>
    </w:p>
    <w:p xmlns:wp14="http://schemas.microsoft.com/office/word/2010/wordml" w:rsidRPr="00000000" w:rsidR="00000000" w:rsidDel="00000000" w:rsidP="00000000" w:rsidRDefault="00000000" w14:paraId="00000056" wp14:textId="77777777">
      <w:pPr>
        <w:ind w:left="720" w:firstLine="0"/>
        <w:rPr/>
      </w:pPr>
      <w:r w:rsidRPr="00000000" w:rsidDel="00000000" w:rsidR="00000000">
        <w:rPr>
          <w:rFonts w:ascii="Arial Unicode MS" w:hAnsi="Arial Unicode MS" w:eastAsia="Arial Unicode MS" w:cs="Arial Unicode MS"/>
          <w:rtl w:val="0"/>
        </w:rPr>
        <w:t xml:space="preserve">switchLight(l1,o1) ← detectMovement(s1,o1), dark(o1)</w:t>
      </w:r>
    </w:p>
    <w:p xmlns:wp14="http://schemas.microsoft.com/office/word/2010/wordml" w:rsidRPr="00000000" w:rsidR="00000000" w:rsidDel="00000000" w:rsidP="00000000" w:rsidRDefault="00000000" w14:paraId="00000057" wp14:textId="77777777">
      <w:pPr>
        <w:ind w:left="720" w:firstLine="0"/>
        <w:rPr/>
      </w:pPr>
      <w:r w:rsidRPr="00000000" w:rsidDel="00000000" w:rsidR="00000000">
        <w:rPr>
          <w:rFonts w:ascii="Arial Unicode MS" w:hAnsi="Arial Unicode MS" w:eastAsia="Arial Unicode MS" w:cs="Arial Unicode MS"/>
          <w:rtl w:val="0"/>
        </w:rPr>
        <w:t xml:space="preserve">closeBlind(b1,o1) ← detectMovement(s1, o1), dark(o1)</w:t>
      </w:r>
    </w:p>
    <w:p xmlns:wp14="http://schemas.microsoft.com/office/word/2010/wordml" w:rsidRPr="00000000" w:rsidR="00000000" w:rsidDel="00000000" w:rsidP="00000000" w:rsidRDefault="00000000" w14:paraId="00000058" wp14:textId="77777777">
      <w:pPr>
        <w:rPr/>
      </w:pPr>
      <w:r w:rsidRPr="00000000" w:rsidDel="00000000" w:rsidR="00000000">
        <w:rPr>
          <w:rtl w:val="0"/>
        </w:rPr>
      </w:r>
    </w:p>
    <w:p xmlns:wp14="http://schemas.microsoft.com/office/word/2010/wordml" w:rsidRPr="00000000" w:rsidR="00000000" w:rsidDel="00000000" w:rsidP="00000000" w:rsidRDefault="00000000" w14:paraId="00000059" wp14:textId="77777777">
      <w:pPr>
        <w:rPr/>
      </w:pPr>
      <w:r w:rsidRPr="00000000" w:rsidDel="00000000" w:rsidR="00000000">
        <w:rPr>
          <w:rtl w:val="0"/>
        </w:rPr>
        <w:t xml:space="preserve">And can generalise this to get K</w:t>
      </w:r>
    </w:p>
    <w:p xmlns:wp14="http://schemas.microsoft.com/office/word/2010/wordml" w:rsidRPr="00000000" w:rsidR="00000000" w:rsidDel="00000000" w:rsidP="00000000" w:rsidRDefault="00000000" w14:paraId="0000005A" wp14:textId="77777777">
      <w:pPr>
        <w:rPr/>
      </w:pPr>
      <w:r w:rsidRPr="00000000" w:rsidDel="00000000" w:rsidR="00000000">
        <w:rPr>
          <w:rtl w:val="0"/>
        </w:rPr>
      </w:r>
    </w:p>
    <w:p xmlns:wp14="http://schemas.microsoft.com/office/word/2010/wordml" w:rsidRPr="00000000" w:rsidR="00000000" w:rsidDel="00000000" w:rsidP="00000000" w:rsidRDefault="00000000" w14:paraId="0000005B" wp14:textId="77777777">
      <w:pPr>
        <w:ind w:left="720" w:firstLine="0"/>
        <w:rPr/>
      </w:pPr>
      <w:r w:rsidRPr="00000000" w:rsidDel="00000000" w:rsidR="00000000">
        <w:rPr>
          <w:rtl w:val="0"/>
        </w:rPr>
        <w:t xml:space="preserve">K = {</w:t>
      </w:r>
    </w:p>
    <w:p xmlns:wp14="http://schemas.microsoft.com/office/word/2010/wordml" w:rsidRPr="00000000" w:rsidR="00000000" w:rsidDel="00000000" w:rsidP="00000000" w:rsidRDefault="00000000" w14:paraId="0000005C"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switchLight(L,O) ← detectMovement(S,O)</w:t>
      </w:r>
      <w:ins w:author="Ellie Cherrill" w:date="2020-03-14T15:27:13Z" w:id="0">
        <w:commentRangeStart w:id="2"/>
        <w:commentRangeStart w:id="3"/>
        <w:r w:rsidRPr="00000000" w:rsidDel="00000000" w:rsidR="00000000">
          <w:rPr>
            <w:rtl w:val="0"/>
          </w:rPr>
          <w:t xml:space="preserve">, dark(O)</w:t>
        </w:r>
      </w:ins>
      <w:commentRangeEnd w:id="2"/>
      <w:r w:rsidRPr="00000000" w:rsidDel="00000000" w:rsidR="00000000">
        <w:commentReference w:id="2"/>
      </w: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5D" wp14:textId="77777777">
      <w:pPr>
        <w:ind w:left="1440" w:firstLine="0"/>
        <w:rPr/>
      </w:pPr>
      <w:r w:rsidRPr="00000000" w:rsidDel="00000000" w:rsidR="00000000">
        <w:rPr>
          <w:rFonts w:ascii="Arial Unicode MS" w:hAnsi="Arial Unicode MS" w:eastAsia="Arial Unicode MS" w:cs="Arial Unicode MS"/>
          <w:rtl w:val="0"/>
        </w:rPr>
        <w:t xml:space="preserve">closeBlind(B,O) ← </w:t>
      </w:r>
      <w:ins w:author="Ellie Cherrill" w:date="2020-03-14T15:27:18Z" w:id="1">
        <w:r w:rsidRPr="00000000" w:rsidDel="00000000" w:rsidR="00000000">
          <w:rPr>
            <w:rtl w:val="0"/>
          </w:rPr>
          <w:t xml:space="preserve">detectMovement(S, O), </w:t>
        </w:r>
      </w:ins>
      <w:r w:rsidRPr="00000000" w:rsidDel="00000000" w:rsidR="00000000">
        <w:rPr>
          <w:rtl w:val="0"/>
        </w:rPr>
        <w:t xml:space="preserve">dark(O)</w:t>
      </w:r>
    </w:p>
    <w:p xmlns:wp14="http://schemas.microsoft.com/office/word/2010/wordml" w:rsidRPr="00000000" w:rsidR="00000000" w:rsidDel="00000000" w:rsidP="00000000" w:rsidRDefault="00000000" w14:paraId="0000005E" wp14:textId="77777777">
      <w:pPr>
        <w:ind w:left="720" w:firstLine="0"/>
        <w:rPr/>
      </w:pPr>
      <w:r w:rsidRPr="00000000" w:rsidDel="00000000" w:rsidR="00000000">
        <w:rPr>
          <w:rtl w:val="0"/>
        </w:rPr>
        <w:t xml:space="preserve">}</w:t>
      </w:r>
      <w:commentRangeEnd w:id="0"/>
      <w:r w:rsidRPr="00000000" w:rsidDel="00000000" w:rsidR="00000000">
        <w:commentReference w:id="0"/>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5F"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060" wp14:textId="77777777">
      <w:pPr>
        <w:ind w:left="0" w:firstLine="0"/>
        <w:rPr/>
      </w:pPr>
      <w:commentRangeStart w:id="4"/>
      <w:commentRangeStart w:id="5"/>
      <w:commentRangeStart w:id="6"/>
      <w:commentRangeStart w:id="7"/>
      <w:commentRangeStart w:id="8"/>
      <w:commentRangeStart w:id="9"/>
      <w:commentRangeStart w:id="10"/>
      <w:r w:rsidRPr="00000000" w:rsidDel="00000000" w:rsidR="00000000">
        <w:rPr>
          <w:rtl w:val="0"/>
        </w:rPr>
        <w:t xml:space="preserve">Then we transform K:</w:t>
      </w:r>
    </w:p>
    <w:p xmlns:wp14="http://schemas.microsoft.com/office/word/2010/wordml" w:rsidRPr="00000000" w:rsidR="00000000" w:rsidDel="00000000" w:rsidP="00000000" w:rsidRDefault="00000000" w14:paraId="00000061" wp14:textId="77777777">
      <w:pPr>
        <w:ind w:left="0" w:firstLine="0"/>
        <w:rPr/>
      </w:pPr>
      <w:r w:rsidRPr="00000000" w:rsidDel="00000000" w:rsidR="00000000">
        <w:rPr>
          <w:rtl w:val="0"/>
        </w:rPr>
        <w:tab/>
      </w:r>
    </w:p>
    <w:p xmlns:wp14="http://schemas.microsoft.com/office/word/2010/wordml" w:rsidRPr="00000000" w:rsidR="00000000" w:rsidDel="00000000" w:rsidP="00000000" w:rsidRDefault="00000000" w14:paraId="00000062" wp14:textId="77777777">
      <w:pPr>
        <w:ind w:left="0" w:firstLine="0"/>
        <w:rPr/>
      </w:pPr>
      <w:r w:rsidRPr="00000000" w:rsidDel="00000000" w:rsidR="00000000">
        <w:rPr>
          <w:rtl w:val="0"/>
        </w:rPr>
        <w:tab/>
      </w:r>
      <w:r w:rsidRPr="00000000" w:rsidDel="00000000" w:rsidR="00000000">
        <w:rPr>
          <w:rtl w:val="0"/>
        </w:rPr>
        <w:t xml:space="preserve">T = {</w:t>
      </w:r>
    </w:p>
    <w:p xmlns:wp14="http://schemas.microsoft.com/office/word/2010/wordml" w:rsidRPr="00000000" w:rsidR="00000000" w:rsidDel="00000000" w:rsidP="00000000" w:rsidRDefault="00000000" w14:paraId="00000063"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switchLight(L,O) ← use(1,0), try(1,1,L,O)</w:t>
      </w:r>
    </w:p>
    <w:p xmlns:wp14="http://schemas.microsoft.com/office/word/2010/wordml" w:rsidRPr="00000000" w:rsidR="00000000" w:rsidDel="00000000" w:rsidP="00000000" w:rsidRDefault="00000000" w14:paraId="00000064"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try(1,1,L,O) ← not use(1,1)</w:t>
      </w:r>
    </w:p>
    <w:p xmlns:wp14="http://schemas.microsoft.com/office/word/2010/wordml" w:rsidRPr="00000000" w:rsidR="00000000" w:rsidDel="00000000" w:rsidP="00000000" w:rsidRDefault="00000000" w14:paraId="00000065"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try(1,1,L,O) ← use(1,1), detectMovement(S,O)</w:t>
      </w:r>
    </w:p>
    <w:p xmlns:wp14="http://schemas.microsoft.com/office/word/2010/wordml" w:rsidRPr="00000000" w:rsidR="00000000" w:rsidDel="00000000" w:rsidP="00000000" w:rsidRDefault="00000000" w14:paraId="00000066"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closeBlind(B,O) ← use(2,0), try(2,1,B,O)</w:t>
      </w:r>
    </w:p>
    <w:p xmlns:wp14="http://schemas.microsoft.com/office/word/2010/wordml" w:rsidRPr="00000000" w:rsidR="00000000" w:rsidDel="00000000" w:rsidP="00000000" w:rsidRDefault="00000000" w14:paraId="00000067"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try(2,1,B,O) ← not use(2,1)</w:t>
      </w:r>
    </w:p>
    <w:p xmlns:wp14="http://schemas.microsoft.com/office/word/2010/wordml" w:rsidRPr="00000000" w:rsidR="00000000" w:rsidDel="00000000" w:rsidP="00000000" w:rsidRDefault="00000000" w14:paraId="00000068" wp14:textId="77777777">
      <w:pPr>
        <w:ind w:left="72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try(2,1,L,O) ← use(2,1), dark(O)</w:t>
      </w:r>
    </w:p>
    <w:p xmlns:wp14="http://schemas.microsoft.com/office/word/2010/wordml" w:rsidRPr="00000000" w:rsidR="00000000" w:rsidDel="00000000" w:rsidP="00000000" w:rsidRDefault="00000000" w14:paraId="00000069" wp14:textId="77777777">
      <w:pPr>
        <w:ind w:left="0" w:firstLine="0"/>
        <w:rPr/>
      </w:pPr>
      <w:r w:rsidRPr="00000000" w:rsidDel="00000000" w:rsidR="00000000">
        <w:rPr>
          <w:rtl w:val="0"/>
        </w:rPr>
        <w:tab/>
      </w:r>
      <w:r w:rsidRPr="00000000" w:rsidDel="00000000" w:rsidR="00000000">
        <w:rPr>
          <w:rtl w:val="0"/>
        </w:rPr>
        <w:t xml:space="preserve">}</w:t>
      </w:r>
    </w:p>
    <w:p xmlns:wp14="http://schemas.microsoft.com/office/word/2010/wordml" w:rsidRPr="00000000" w:rsidR="00000000" w:rsidDel="00000000" w:rsidP="00000000" w:rsidRDefault="00000000" w14:paraId="0000006A"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6B" wp14:textId="77777777">
      <w:pPr>
        <w:ind w:left="0" w:firstLine="0"/>
        <w:rPr/>
      </w:pPr>
      <w:r w:rsidRPr="00000000" w:rsidDel="00000000" w:rsidR="00000000">
        <w:rPr>
          <w:rtl w:val="0"/>
        </w:rPr>
        <w:t xml:space="preserve">And then perform the bductive proof of all the positive examples and all negated negative examples</w:t>
      </w:r>
    </w:p>
    <w:p xmlns:wp14="http://schemas.microsoft.com/office/word/2010/wordml" w:rsidRPr="00000000" w:rsidR="00000000" w:rsidDel="00000000" w:rsidP="00000000" w:rsidRDefault="00000000" w14:paraId="0000006C"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6D" wp14:textId="77777777">
      <w:pPr>
        <w:ind w:left="0" w:firstLine="0"/>
        <w:rPr/>
      </w:pPr>
      <w:r w:rsidRPr="00000000" w:rsidDel="00000000" w:rsidR="00000000">
        <w:rPr>
          <w:rFonts w:ascii="Arial Unicode MS" w:hAnsi="Arial Unicode MS" w:eastAsia="Arial Unicode MS" w:cs="Arial Unicode MS"/>
          <w:rtl w:val="0"/>
        </w:rPr>
        <w:t xml:space="preserve">&lt;B∪T, Ab, IC&gt;</w:t>
      </w:r>
    </w:p>
    <w:p xmlns:wp14="http://schemas.microsoft.com/office/word/2010/wordml" w:rsidRPr="00000000" w:rsidR="00000000" w:rsidDel="00000000" w:rsidP="00000000" w:rsidRDefault="00000000" w14:paraId="0000006E" wp14:textId="77777777">
      <w:pPr>
        <w:ind w:left="0" w:firstLine="0"/>
        <w:rPr/>
      </w:pPr>
      <w:r w:rsidRPr="00000000" w:rsidDel="00000000" w:rsidR="00000000">
        <w:rPr>
          <w:rtl w:val="0"/>
        </w:rPr>
        <w:t xml:space="preserve">Where: </w:t>
      </w:r>
    </w:p>
    <w:p xmlns:wp14="http://schemas.microsoft.com/office/word/2010/wordml" w:rsidRPr="00000000" w:rsidR="00000000" w:rsidDel="00000000" w:rsidP="00000000" w:rsidRDefault="00000000" w14:paraId="0000006F" wp14:textId="77777777">
      <w:pPr>
        <w:ind w:left="0" w:firstLine="0"/>
        <w:rPr/>
      </w:pPr>
      <w:r w:rsidRPr="00000000" w:rsidDel="00000000" w:rsidR="00000000">
        <w:rPr>
          <w:rtl w:val="0"/>
        </w:rPr>
        <w:t xml:space="preserve">Ab = {use(1,0), use(1,1), use(2,0), use(2,1), not use(1,0), not use(1,1), not use(2,0), not use(2,1)}</w:t>
      </w:r>
    </w:p>
    <w:p xmlns:wp14="http://schemas.microsoft.com/office/word/2010/wordml" w:rsidRPr="00000000" w:rsidR="00000000" w:rsidDel="00000000" w:rsidP="00000000" w:rsidRDefault="00000000" w14:paraId="00000070" wp14:textId="77777777">
      <w:pPr>
        <w:ind w:left="0" w:firstLine="0"/>
        <w:rPr/>
      </w:pPr>
      <w:r w:rsidRPr="00000000" w:rsidDel="00000000" w:rsidR="00000000">
        <w:rPr>
          <w:rtl w:val="0"/>
        </w:rPr>
        <w:t xml:space="preserve">IC = { </w:t>
      </w:r>
    </w:p>
    <w:p xmlns:wp14="http://schemas.microsoft.com/office/word/2010/wordml" w:rsidRPr="00000000" w:rsidR="00000000" w:rsidDel="00000000" w:rsidP="00000000" w:rsidRDefault="00000000" w14:paraId="00000071" wp14:textId="77777777">
      <w:pPr>
        <w:ind w:left="0" w:firstLine="720"/>
        <w:rPr/>
      </w:pPr>
      <w:r w:rsidRPr="00000000" w:rsidDel="00000000" w:rsidR="00000000">
        <w:rPr>
          <w:rFonts w:ascii="Arial Unicode MS" w:hAnsi="Arial Unicode MS" w:eastAsia="Arial Unicode MS" w:cs="Arial Unicode MS"/>
          <w:rtl w:val="0"/>
        </w:rPr>
        <w:t xml:space="preserve">← use(1,0), not use(1,0),</w:t>
      </w:r>
    </w:p>
    <w:p xmlns:wp14="http://schemas.microsoft.com/office/word/2010/wordml" w:rsidRPr="00000000" w:rsidR="00000000" w:rsidDel="00000000" w:rsidP="00000000" w:rsidRDefault="00000000" w14:paraId="00000072" wp14:textId="77777777">
      <w:pPr>
        <w:ind w:firstLine="720"/>
        <w:rPr/>
      </w:pPr>
      <w:r w:rsidRPr="00000000" w:rsidDel="00000000" w:rsidR="00000000">
        <w:rPr>
          <w:rFonts w:ascii="Arial Unicode MS" w:hAnsi="Arial Unicode MS" w:eastAsia="Arial Unicode MS" w:cs="Arial Unicode MS"/>
          <w:rtl w:val="0"/>
        </w:rPr>
        <w:t xml:space="preserve">← use(1,1), not use(1,1),</w:t>
      </w:r>
    </w:p>
    <w:p xmlns:wp14="http://schemas.microsoft.com/office/word/2010/wordml" w:rsidRPr="00000000" w:rsidR="00000000" w:rsidDel="00000000" w:rsidP="00000000" w:rsidRDefault="00000000" w14:paraId="00000073" wp14:textId="77777777">
      <w:pPr>
        <w:ind w:firstLine="720"/>
        <w:rPr/>
      </w:pPr>
      <w:r w:rsidRPr="00000000" w:rsidDel="00000000" w:rsidR="00000000">
        <w:rPr>
          <w:rFonts w:ascii="Arial Unicode MS" w:hAnsi="Arial Unicode MS" w:eastAsia="Arial Unicode MS" w:cs="Arial Unicode MS"/>
          <w:rtl w:val="0"/>
        </w:rPr>
        <w:t xml:space="preserve">← use(2,0), not use(2,0),</w:t>
      </w:r>
    </w:p>
    <w:p xmlns:wp14="http://schemas.microsoft.com/office/word/2010/wordml" w:rsidRPr="00000000" w:rsidR="00000000" w:rsidDel="00000000" w:rsidP="00000000" w:rsidRDefault="00000000" w14:paraId="00000074" wp14:textId="77777777">
      <w:pPr>
        <w:ind w:firstLine="720"/>
        <w:rPr/>
      </w:pPr>
      <w:r w:rsidRPr="00000000" w:rsidDel="00000000" w:rsidR="00000000">
        <w:rPr>
          <w:rFonts w:ascii="Arial Unicode MS" w:hAnsi="Arial Unicode MS" w:eastAsia="Arial Unicode MS" w:cs="Arial Unicode MS"/>
          <w:rtl w:val="0"/>
        </w:rPr>
        <w:t xml:space="preserve">← use(2,1), not use(2,1),</w:t>
      </w:r>
    </w:p>
    <w:p xmlns:wp14="http://schemas.microsoft.com/office/word/2010/wordml" w:rsidRPr="00000000" w:rsidR="00000000" w:rsidDel="00000000" w:rsidP="00000000" w:rsidRDefault="00000000" w14:paraId="00000075" wp14:textId="77777777">
      <w:pPr>
        <w:ind w:left="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76"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77" wp14:textId="77777777">
      <w:pPr>
        <w:ind w:left="0" w:firstLine="0"/>
        <w:rPr/>
      </w:pPr>
      <w:r w:rsidRPr="00000000" w:rsidDel="00000000" w:rsidR="00000000">
        <w:rPr>
          <w:rtl w:val="0"/>
        </w:rPr>
        <w:t xml:space="preserve">I’m ngl this proof is long af and pretty obvious so someone else can fill it out if they want, it’s quite similar to the ones above :)</w:t>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commentRangeEnd w:id="8"/>
      <w:r w:rsidRPr="00000000" w:rsidDel="00000000" w:rsidR="00000000">
        <w:commentReference w:id="8"/>
      </w:r>
      <w:commentRangeEnd w:id="9"/>
      <w:r w:rsidRPr="00000000" w:rsidDel="00000000" w:rsidR="00000000">
        <w:commentReference w:id="9"/>
      </w: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78"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79" wp14:textId="77777777">
      <w:pPr>
        <w:ind w:left="0" w:firstLine="0"/>
        <w:rPr/>
      </w:pPr>
      <w:r w:rsidRPr="00000000" w:rsidDel="00000000" w:rsidR="00000000">
        <w:rPr>
          <w:rtl w:val="0"/>
        </w:rPr>
        <w:t xml:space="preserve">1c.</w:t>
      </w:r>
    </w:p>
    <w:p xmlns:wp14="http://schemas.microsoft.com/office/word/2010/wordml" w:rsidRPr="00000000" w:rsidR="00000000" w:rsidDel="00000000" w:rsidP="00000000" w:rsidRDefault="00000000" w14:paraId="0000007A"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7B" wp14:textId="77777777">
      <w:pPr>
        <w:ind w:left="0" w:firstLine="0"/>
        <w:rPr/>
      </w:pPr>
      <w:r w:rsidRPr="00000000" w:rsidDel="00000000" w:rsidR="00000000">
        <w:rPr>
          <w:rtl w:val="0"/>
        </w:rPr>
        <w:t xml:space="preserve">Progol5 can’t be used to compute H, since multiple rules are needed in H to prove a single positive example (which we showed above in HAIL).</w:t>
      </w:r>
    </w:p>
    <w:p xmlns:wp14="http://schemas.microsoft.com/office/word/2010/wordml" w:rsidRPr="00000000" w:rsidR="00000000" w:rsidDel="00000000" w:rsidP="00000000" w:rsidRDefault="00000000" w14:paraId="0000007C"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7D" wp14:textId="77777777">
      <w:pPr>
        <w:ind w:left="0" w:firstLine="0"/>
        <w:rPr/>
      </w:pPr>
      <w:r w:rsidRPr="00000000" w:rsidDel="00000000" w:rsidR="00000000">
        <w:rPr>
          <w:rtl w:val="0"/>
        </w:rPr>
        <w:t xml:space="preserve">We can see the set of contrapositives would include:</w:t>
      </w:r>
    </w:p>
    <w:p xmlns:wp14="http://schemas.microsoft.com/office/word/2010/wordml" w:rsidRPr="00000000" w:rsidR="00000000" w:rsidDel="00000000" w:rsidP="00000000" w:rsidRDefault="00000000" w14:paraId="0000007E"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7F" wp14:textId="77777777">
      <w:pPr>
        <w:ind w:left="0" w:firstLine="0"/>
        <w:rPr/>
      </w:pPr>
      <w:r w:rsidRPr="00000000" w:rsidDel="00000000" w:rsidR="00000000">
        <w:rPr>
          <w:rFonts w:ascii="Arial Unicode MS" w:hAnsi="Arial Unicode MS" w:eastAsia="Arial Unicode MS" w:cs="Arial Unicode MS"/>
          <w:rtl w:val="0"/>
        </w:rPr>
        <w:t xml:space="preserve">non_switchLight(L,O) ← non_smartLight(L,B,O), closeBlind(B,O)</w:t>
      </w:r>
    </w:p>
    <w:p xmlns:wp14="http://schemas.microsoft.com/office/word/2010/wordml" w:rsidRPr="00000000" w:rsidR="00000000" w:rsidDel="00000000" w:rsidP="00000000" w:rsidRDefault="00000000" w14:paraId="00000080" wp14:textId="77777777">
      <w:pPr>
        <w:ind w:left="0" w:firstLine="0"/>
        <w:rPr/>
      </w:pPr>
      <w:r w:rsidRPr="00000000" w:rsidDel="00000000" w:rsidR="00000000">
        <w:rPr>
          <w:rFonts w:ascii="Arial Unicode MS" w:hAnsi="Arial Unicode MS" w:eastAsia="Arial Unicode MS" w:cs="Arial Unicode MS"/>
          <w:rtl w:val="0"/>
        </w:rPr>
        <w:t xml:space="preserve">non_closeBlind(B,O) ← non_smartLight(L,B,O), switchLight(L,O)</w:t>
      </w:r>
    </w:p>
    <w:p xmlns:wp14="http://schemas.microsoft.com/office/word/2010/wordml" w:rsidRPr="00000000" w:rsidR="00000000" w:rsidDel="00000000" w:rsidP="00000000" w:rsidRDefault="00000000" w14:paraId="00000081"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82" wp14:textId="77777777">
      <w:pPr>
        <w:ind w:left="0" w:firstLine="0"/>
        <w:rPr/>
      </w:pPr>
      <w:r w:rsidRPr="00000000" w:rsidDel="00000000" w:rsidR="00000000">
        <w:rPr>
          <w:rtl w:val="0"/>
        </w:rPr>
        <w:t xml:space="preserve">To show non_switchLight, we need closeBlind, which we don’t have, since there is an incomplete startset.</w:t>
      </w:r>
    </w:p>
    <w:p xmlns:wp14="http://schemas.microsoft.com/office/word/2010/wordml" w:rsidRPr="00000000" w:rsidR="00000000" w:rsidDel="00000000" w:rsidP="00000000" w:rsidRDefault="00000000" w14:paraId="00000083" wp14:textId="77777777">
      <w:pPr>
        <w:ind w:left="0" w:firstLine="0"/>
      </w:pPr>
      <w:r w:rsidRPr="0FF93EE0" w:rsidR="00000000">
        <w:rPr>
          <w:rFonts w:ascii="Arial Unicode MS" w:hAnsi="Arial Unicode MS" w:eastAsia="Arial Unicode MS" w:cs="Arial Unicode MS"/>
        </w:rPr>
        <w:t>You should probably do an SLD proof starting with ← non_switchlight(</w:t>
      </w:r>
      <w:commentRangeStart w:id="11"/>
      <w:commentRangeStart w:id="1241565743"/>
      <w:r w:rsidR="00000000">
        <w:rPr/>
        <w:t>l1,o1</w:t>
      </w:r>
      <w:commentRangeEnd w:id="11"/>
      <w:r>
        <w:rPr>
          <w:rStyle w:val="CommentReference"/>
        </w:rPr>
        <w:commentReference w:id="11"/>
      </w:r>
      <w:commentRangeEnd w:id="1241565743"/>
      <w:r>
        <w:rPr>
          <w:rStyle w:val="CommentReference"/>
        </w:rPr>
        <w:commentReference w:id="1241565743"/>
      </w:r>
      <w:r w:rsidR="00000000">
        <w:rPr/>
        <w:t>) and show it fails, but again it’s simple and i cba to write it out xx</w:t>
      </w:r>
    </w:p>
    <w:p xmlns:wp14="http://schemas.microsoft.com/office/word/2010/wordml" w:rsidRPr="00000000" w:rsidR="00000000" w:rsidDel="00000000" w:rsidP="00000000" w:rsidRDefault="00000000" w14:paraId="00000084"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85" wp14:textId="77777777">
      <w:pPr>
        <w:ind w:left="0" w:firstLine="0"/>
        <w:rPr/>
      </w:pPr>
      <w:r w:rsidRPr="00000000" w:rsidDel="00000000" w:rsidR="00000000">
        <w:rPr>
          <w:rtl w:val="0"/>
        </w:rPr>
        <w:t xml:space="preserve">2a.</w:t>
      </w:r>
    </w:p>
    <w:p xmlns:wp14="http://schemas.microsoft.com/office/word/2010/wordml" w:rsidRPr="00000000" w:rsidR="00000000" w:rsidDel="00000000" w:rsidP="00000000" w:rsidRDefault="00000000" w14:paraId="00000086" wp14:textId="77777777">
      <w:pPr>
        <w:ind w:left="0" w:firstLine="0"/>
        <w:rPr/>
      </w:pPr>
      <w:r w:rsidRPr="00000000" w:rsidDel="00000000" w:rsidR="00000000">
        <w:rPr>
          <w:rtl w:val="0"/>
        </w:rPr>
        <w:t xml:space="preserve">No, T does not accept an inductive solution derivable by KSS. </w:t>
      </w:r>
    </w:p>
    <w:p xmlns:wp14="http://schemas.microsoft.com/office/word/2010/wordml" w:rsidRPr="00000000" w:rsidR="00000000" w:rsidDel="00000000" w:rsidP="00000000" w:rsidRDefault="00000000" w14:paraId="00000087" wp14:textId="77777777">
      <w:pPr>
        <w:ind w:left="0" w:firstLine="0"/>
        <w:rPr/>
      </w:pPr>
      <w:r w:rsidRPr="00000000" w:rsidDel="00000000" w:rsidR="00000000">
        <w:rPr>
          <w:rtl w:val="0"/>
        </w:rPr>
        <w:t xml:space="preserve">We need to show citizen(john) and not citizen(tom).</w:t>
      </w:r>
    </w:p>
    <w:p xmlns:wp14="http://schemas.microsoft.com/office/word/2010/wordml" w:rsidRPr="00000000" w:rsidR="00000000" w:rsidDel="00000000" w:rsidP="00000000" w:rsidRDefault="00000000" w14:paraId="00000088" wp14:textId="77777777">
      <w:pPr>
        <w:ind w:left="0" w:firstLine="0"/>
        <w:rPr/>
      </w:pPr>
      <w:r w:rsidRPr="00000000" w:rsidDel="00000000" w:rsidR="00000000">
        <w:rPr>
          <w:rFonts w:ascii="Arial Unicode MS" w:hAnsi="Arial Unicode MS" w:eastAsia="Arial Unicode MS" w:cs="Arial Unicode MS"/>
          <w:rtl w:val="0"/>
        </w:rPr>
        <w:t xml:space="preserve">Say we do this with age as the modeb. We can deduce age(john,18). So the rule would be citizen(X) ← age(x, 18). But this would also prove the negative example. </w:t>
      </w:r>
    </w:p>
    <w:p xmlns:wp14="http://schemas.microsoft.com/office/word/2010/wordml" w:rsidRPr="00000000" w:rsidR="00000000" w:rsidDel="00000000" w:rsidP="0FF93EE0" w:rsidRDefault="00000000" w14:paraId="00000089" wp14:textId="77777777">
      <w:pPr>
        <w:ind w:left="0" w:firstLine="0"/>
        <w:rPr>
          <w:sz w:val="28"/>
          <w:szCs w:val="28"/>
          <w:rtl w:val="0"/>
        </w:rPr>
      </w:pPr>
      <w:r w:rsidRPr="0FF93EE0" w:rsidR="00000000">
        <w:rPr>
          <w:sz w:val="24"/>
          <w:szCs w:val="24"/>
        </w:rPr>
        <w:t xml:space="preserve">So the other alternative is to have naturalized as the modeb. </w:t>
      </w:r>
      <w:commentRangeStart w:id="12"/>
      <w:commentRangeStart w:id="13"/>
      <w:commentRangeStart w:id="14"/>
      <w:r w:rsidRPr="0FF93EE0" w:rsidR="00000000">
        <w:rPr>
          <w:sz w:val="24"/>
          <w:szCs w:val="24"/>
        </w:rPr>
        <w:t xml:space="preserve">We can’t deduce naturalized(john) since it relies on adult(john), which we don’t have. </w:t>
      </w:r>
    </w:p>
    <w:p xmlns:wp14="http://schemas.microsoft.com/office/word/2010/wordml" w:rsidRPr="00000000" w:rsidR="00000000" w:rsidDel="00000000" w:rsidP="00000000" w:rsidRDefault="00000000" w14:paraId="0000008A" wp14:textId="77777777">
      <w:pPr>
        <w:ind w:left="0" w:firstLine="0"/>
        <w:rPr/>
      </w:pPr>
      <w:r w:rsidRPr="00000000" w:rsidDel="00000000" w:rsidR="00000000">
        <w:rPr>
          <w:rtl w:val="0"/>
        </w:rPr>
        <w:t xml:space="preserve">Therefore there is no way we can derive a hypotheses which satisfies the task.</w:t>
      </w:r>
      <w:commentRangeEnd w:id="12"/>
      <w:r w:rsidRPr="00000000" w:rsidDel="00000000" w:rsidR="00000000">
        <w:commentReference w:id="12"/>
      </w:r>
      <w:commentRangeEnd w:id="13"/>
      <w:r w:rsidRPr="00000000" w:rsidDel="00000000" w:rsidR="00000000">
        <w:commentReference w:id="13"/>
      </w:r>
      <w:commentRangeEnd w:id="14"/>
      <w:r w:rsidRPr="00000000" w:rsidDel="00000000" w:rsidR="00000000">
        <w:commentReference w:id="14"/>
      </w:r>
      <w:r w:rsidRPr="00000000" w:rsidDel="00000000" w:rsidR="00000000">
        <w:rPr>
          <w:rtl w:val="0"/>
        </w:rPr>
      </w:r>
    </w:p>
    <w:p xmlns:wp14="http://schemas.microsoft.com/office/word/2010/wordml" w:rsidRPr="00000000" w:rsidR="00000000" w:rsidDel="00000000" w:rsidP="00000000" w:rsidRDefault="00000000" w14:paraId="0000008B"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8C" wp14:textId="77777777">
      <w:pPr>
        <w:ind w:left="0" w:firstLine="0"/>
        <w:rPr/>
      </w:pPr>
      <w:r w:rsidRPr="00000000" w:rsidDel="00000000" w:rsidR="00000000">
        <w:rPr>
          <w:rtl w:val="0"/>
        </w:rPr>
        <w:t xml:space="preserve">2bi.</w:t>
      </w:r>
    </w:p>
    <w:p xmlns:wp14="http://schemas.microsoft.com/office/word/2010/wordml" w:rsidRPr="00000000" w:rsidR="00000000" w:rsidDel="00000000" w:rsidP="00000000" w:rsidRDefault="00000000" w14:paraId="0000008D"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8E" wp14:textId="77777777">
      <w:pPr>
        <w:ind w:left="0" w:firstLine="0"/>
        <w:rPr/>
      </w:pPr>
      <w:r w:rsidRPr="00000000" w:rsidDel="00000000" w:rsidR="00000000">
        <w:rPr>
          <w:rtl w:val="0"/>
        </w:rPr>
        <w:t xml:space="preserve">First compute the abductive top theory T</w:t>
      </w:r>
      <w:r w:rsidRPr="00000000" w:rsidDel="00000000" w:rsidR="00000000">
        <w:rPr>
          <w:vertAlign w:val="subscript"/>
          <w:rtl w:val="0"/>
        </w:rPr>
        <w:t xml:space="preserve">M</w:t>
      </w:r>
      <w:r w:rsidRPr="00000000" w:rsidDel="00000000" w:rsidR="00000000">
        <w:rPr>
          <w:rtl w:val="0"/>
        </w:rPr>
        <w:t xml:space="preserve">:</w:t>
      </w:r>
    </w:p>
    <w:p xmlns:wp14="http://schemas.microsoft.com/office/word/2010/wordml" w:rsidRPr="00000000" w:rsidR="00000000" w:rsidDel="00000000" w:rsidP="00000000" w:rsidRDefault="00000000" w14:paraId="0000008F"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90" wp14:textId="77777777">
      <w:pPr>
        <w:ind w:left="0" w:firstLine="0"/>
        <w:rPr/>
      </w:pPr>
      <w:r w:rsidRPr="00000000" w:rsidDel="00000000" w:rsidR="00000000">
        <w:rPr>
          <w:rtl w:val="0"/>
        </w:rPr>
        <w:t xml:space="preserve">T</w:t>
      </w:r>
      <w:r w:rsidRPr="00000000" w:rsidDel="00000000" w:rsidR="00000000">
        <w:rPr>
          <w:vertAlign w:val="subscript"/>
          <w:rtl w:val="0"/>
        </w:rPr>
        <w:t xml:space="preserve">M</w:t>
      </w:r>
      <w:r w:rsidRPr="00000000" w:rsidDel="00000000" w:rsidR="00000000">
        <w:rPr>
          <w:rtl w:val="0"/>
        </w:rPr>
        <w:t xml:space="preserve"> = {</w:t>
      </w:r>
    </w:p>
    <w:p xmlns:wp14="http://schemas.microsoft.com/office/word/2010/wordml" w:rsidRPr="00000000" w:rsidR="00000000" w:rsidDel="00000000" w:rsidP="00000000" w:rsidRDefault="00000000" w14:paraId="00000091" wp14:textId="77777777">
      <w:pPr>
        <w:ind w:left="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citizen(P) ← body([P],(m1,[ ],[ ]))</w:t>
      </w:r>
    </w:p>
    <w:p xmlns:wp14="http://schemas.microsoft.com/office/word/2010/wordml" w:rsidRPr="00000000" w:rsidR="00000000" w:rsidDel="00000000" w:rsidP="00000000" w:rsidRDefault="00000000" w14:paraId="00000092" wp14:textId="77777777">
      <w:pPr>
        <w:ind w:left="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adult(P) ← body([P],(m2, [ ],[ ]))</w:t>
      </w:r>
    </w:p>
    <w:p xmlns:wp14="http://schemas.microsoft.com/office/word/2010/wordml" w:rsidRPr="00000000" w:rsidR="00000000" w:rsidDel="00000000" w:rsidP="00000000" w:rsidRDefault="00000000" w14:paraId="00000093" wp14:textId="77777777">
      <w:pPr>
        <w:ind w:left="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body(ISF, RSF) ← rule(RSF)</w:t>
      </w:r>
    </w:p>
    <w:p xmlns:wp14="http://schemas.microsoft.com/office/word/2010/wordml" w:rsidRPr="00000000" w:rsidR="00000000" w:rsidDel="00000000" w:rsidP="00000000" w:rsidRDefault="00000000" w14:paraId="00000094" wp14:textId="77777777">
      <w:pPr>
        <w:ind w:left="0" w:firstLine="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body(ISF, RSF) ← naturalized(P), link([P], ISF, L), append(RSF, (m3, [], L), NR),  </w:t>
      </w:r>
    </w:p>
    <w:p xmlns:wp14="http://schemas.microsoft.com/office/word/2010/wordml" w:rsidRPr="00000000" w:rsidR="00000000" w:rsidDel="00000000" w:rsidP="00000000" w:rsidRDefault="00000000" w14:paraId="00000095" wp14:textId="77777777">
      <w:pPr>
        <w:ind w:left="2160" w:firstLine="720"/>
        <w:rPr/>
      </w:pPr>
      <w:r w:rsidRPr="00000000" w:rsidDel="00000000" w:rsidR="00000000">
        <w:rPr>
          <w:rtl w:val="0"/>
        </w:rPr>
        <w:t xml:space="preserve">append(ISF, [], NI), body(NI, NR)</w:t>
      </w:r>
    </w:p>
    <w:p xmlns:wp14="http://schemas.microsoft.com/office/word/2010/wordml" w:rsidRPr="00000000" w:rsidR="00000000" w:rsidDel="00000000" w:rsidP="00000000" w:rsidRDefault="00000000" w14:paraId="00000096" wp14:textId="77777777">
      <w:pPr>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body(ISF, RSF) ← age(P,N), link([P], ISF, L), append(RSF, (m4, [N], L), NR),  </w:t>
      </w:r>
    </w:p>
    <w:p xmlns:wp14="http://schemas.microsoft.com/office/word/2010/wordml" w:rsidRPr="00000000" w:rsidR="00000000" w:rsidDel="00000000" w:rsidP="00000000" w:rsidRDefault="00000000" w14:paraId="00000097" wp14:textId="77777777">
      <w:pPr>
        <w:ind w:left="2160" w:firstLine="720"/>
        <w:rPr/>
      </w:pPr>
      <w:r w:rsidRPr="00000000" w:rsidDel="00000000" w:rsidR="00000000">
        <w:rPr>
          <w:rtl w:val="0"/>
        </w:rPr>
        <w:t xml:space="preserve">append(ISF, [], NI), body(NI, NR)</w:t>
      </w:r>
    </w:p>
    <w:p xmlns:wp14="http://schemas.microsoft.com/office/word/2010/wordml" w:rsidRPr="00000000" w:rsidR="00000000" w:rsidDel="00000000" w:rsidP="00000000" w:rsidRDefault="00000000" w14:paraId="00000098" wp14:textId="77777777">
      <w:pPr>
        <w:ind w:left="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99"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9A" wp14:textId="77777777">
      <w:pPr>
        <w:ind w:left="0" w:firstLine="0"/>
        <w:rPr/>
      </w:pPr>
      <w:r w:rsidRPr="00000000" w:rsidDel="00000000" w:rsidR="00000000">
        <w:rPr>
          <w:rFonts w:ascii="Arial Unicode MS" w:hAnsi="Arial Unicode MS" w:eastAsia="Arial Unicode MS" w:cs="Arial Unicode MS"/>
          <w:rtl w:val="0"/>
        </w:rPr>
        <w:t xml:space="preserve">Then perform abduction on &lt;B∪T</w:t>
      </w:r>
      <w:r w:rsidRPr="00000000" w:rsidDel="00000000" w:rsidR="00000000">
        <w:rPr>
          <w:vertAlign w:val="subscript"/>
          <w:rtl w:val="0"/>
        </w:rPr>
        <w:t xml:space="preserve">M</w:t>
      </w:r>
      <w:r w:rsidRPr="00000000" w:rsidDel="00000000" w:rsidR="00000000">
        <w:rPr>
          <w:rFonts w:ascii="Arial Unicode MS" w:hAnsi="Arial Unicode MS" w:eastAsia="Arial Unicode MS" w:cs="Arial Unicode MS"/>
          <w:rtl w:val="0"/>
        </w:rPr>
        <w:t xml:space="preserve">, Ab, {}&gt; of ← citizen(john), not citizen(tom)</w:t>
      </w:r>
    </w:p>
    <w:p xmlns:wp14="http://schemas.microsoft.com/office/word/2010/wordml" w:rsidRPr="00000000" w:rsidR="00000000" w:rsidDel="00000000" w:rsidP="00000000" w:rsidRDefault="00000000" w14:paraId="0000009B" wp14:textId="77777777">
      <w:pPr>
        <w:ind w:left="0" w:firstLine="0"/>
        <w:rPr/>
      </w:pPr>
      <w:r w:rsidRPr="00000000" w:rsidDel="00000000" w:rsidR="00000000">
        <w:rPr>
          <w:rtl w:val="0"/>
        </w:rPr>
        <w:t xml:space="preserve">Where Ab = {rule([(m1,[],[])]), rule([(m2,[],[])]) … }</w:t>
      </w:r>
    </w:p>
    <w:p xmlns:wp14="http://schemas.microsoft.com/office/word/2010/wordml" w:rsidRPr="00000000" w:rsidR="00000000" w:rsidDel="00000000" w:rsidP="00000000" w:rsidRDefault="00000000" w14:paraId="0000009C"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9D" wp14:textId="77777777">
      <w:pPr>
        <w:ind w:left="0" w:firstLine="0"/>
        <w:rPr/>
      </w:pPr>
      <w:commentRangeStart w:id="15"/>
      <w:commentRangeStart w:id="16"/>
      <w:commentRangeStart w:id="17"/>
      <w:r w:rsidRPr="00000000" w:rsidDel="00000000" w:rsidR="00000000">
        <w:rPr>
          <w:rtl w:val="0"/>
        </w:rPr>
        <w:t xml:space="preserve">**Insert proof here, again it’s simple and I’m lazy**</w:t>
      </w:r>
      <w:commentRangeEnd w:id="15"/>
      <w:r w:rsidRPr="00000000" w:rsidDel="00000000" w:rsidR="00000000">
        <w:commentReference w:id="15"/>
      </w:r>
      <w:commentRangeEnd w:id="16"/>
      <w:r w:rsidRPr="00000000" w:rsidDel="00000000" w:rsidR="00000000">
        <w:commentReference w:id="16"/>
      </w:r>
      <w:commentRangeEnd w:id="17"/>
      <w:r w:rsidRPr="00000000" w:rsidDel="00000000" w:rsidR="00000000">
        <w:commentReference w:id="17"/>
      </w:r>
      <w:r w:rsidRPr="00000000" w:rsidDel="00000000" w:rsidR="00000000">
        <w:rPr>
          <w:rtl w:val="0"/>
        </w:rPr>
      </w:r>
    </w:p>
    <w:p xmlns:wp14="http://schemas.microsoft.com/office/word/2010/wordml" w:rsidRPr="00000000" w:rsidR="00000000" w:rsidDel="00000000" w:rsidP="00000000" w:rsidRDefault="00000000" w14:paraId="0000009E"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9F" wp14:textId="77777777">
      <w:pPr>
        <w:ind w:left="0" w:firstLine="0"/>
        <w:rPr/>
      </w:pPr>
      <w:commentRangeStart w:id="18"/>
      <w:commentRangeStart w:id="19"/>
      <w:r w:rsidRPr="00000000" w:rsidDel="00000000" w:rsidR="00000000">
        <w:rPr>
          <w:rtl w:val="0"/>
        </w:rPr>
        <w:t xml:space="preserve">In the not citizen(tom) stage, do we have to go to the age(tom, N) step and then abduce the not rule part</w:t>
      </w:r>
    </w:p>
    <w:p xmlns:wp14="http://schemas.microsoft.com/office/word/2010/wordml" w:rsidRPr="00000000" w:rsidR="00000000" w:rsidDel="00000000" w:rsidP="00000000" w:rsidRDefault="00000000" w14:paraId="000000A0" wp14:textId="77777777">
      <w:pPr>
        <w:ind w:left="0" w:firstLine="0"/>
        <w:rPr/>
      </w:pPr>
      <w:r w:rsidRPr="00000000" w:rsidDel="00000000" w:rsidR="00000000">
        <w:rPr>
          <w:rtl w:val="0"/>
        </w:rPr>
        <w:t xml:space="preserve">as well as abducing the not rule([m_1, [], []))??</w:t>
      </w:r>
    </w:p>
    <w:p xmlns:wp14="http://schemas.microsoft.com/office/word/2010/wordml" w:rsidRPr="00000000" w:rsidR="00000000" w:rsidDel="00000000" w:rsidP="00000000" w:rsidRDefault="00000000" w14:paraId="000000A1" wp14:textId="77777777">
      <w:pPr>
        <w:ind w:left="0" w:firstLine="0"/>
        <w:rPr/>
      </w:pPr>
      <w:r w:rsidRPr="00000000" w:rsidDel="00000000" w:rsidR="00000000">
        <w:rPr>
          <w:rtl w:val="0"/>
        </w:rPr>
        <w:t xml:space="preserve">Just seems like so much to write out</w:t>
      </w:r>
      <w:commentRangeEnd w:id="18"/>
      <w:r w:rsidRPr="00000000" w:rsidDel="00000000" w:rsidR="00000000">
        <w:commentReference w:id="18"/>
      </w:r>
      <w:commentRangeEnd w:id="19"/>
      <w:r w:rsidRPr="00000000" w:rsidDel="00000000" w:rsidR="00000000">
        <w:commentReference w:id="19"/>
      </w:r>
      <w:r w:rsidRPr="00000000" w:rsidDel="00000000" w:rsidR="00000000">
        <w:rPr>
          <w:rtl w:val="0"/>
        </w:rPr>
      </w:r>
    </w:p>
    <w:p xmlns:wp14="http://schemas.microsoft.com/office/word/2010/wordml" w:rsidRPr="00000000" w:rsidR="00000000" w:rsidDel="00000000" w:rsidP="00000000" w:rsidRDefault="00000000" w14:paraId="000000A2"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A3" wp14:textId="77777777">
      <w:pPr>
        <w:ind w:left="0" w:firstLine="0"/>
        <w:rPr/>
      </w:pPr>
      <w:r w:rsidRPr="00000000" w:rsidDel="00000000" w:rsidR="00000000">
        <w:rPr>
          <w:rtl w:val="0"/>
        </w:rPr>
        <w:t xml:space="preserve">apologies for bad handwriting:</w:t>
      </w:r>
    </w:p>
    <w:p xmlns:wp14="http://schemas.microsoft.com/office/word/2010/wordml" w:rsidRPr="00000000" w:rsidR="00000000" w:rsidDel="00000000" w:rsidP="00000000" w:rsidRDefault="00000000" w14:paraId="000000A4" wp14:textId="77777777">
      <w:pPr>
        <w:ind w:left="0" w:firstLine="0"/>
        <w:rPr/>
      </w:pPr>
      <w:r w:rsidRPr="00000000" w:rsidDel="00000000" w:rsidR="00000000">
        <w:rPr>
          <w:rtl w:val="0"/>
        </w:rPr>
        <w:t xml:space="preserve">Using j for John, c for citizen</w:t>
      </w:r>
    </w:p>
    <w:p xmlns:wp14="http://schemas.microsoft.com/office/word/2010/wordml" w:rsidRPr="00000000" w:rsidR="00000000" w:rsidDel="00000000" w:rsidP="00000000" w:rsidRDefault="00000000" w14:paraId="000000A5" wp14:textId="77777777">
      <w:pPr>
        <w:ind w:left="0" w:firstLine="0"/>
        <w:rPr/>
      </w:pPr>
      <w:r w:rsidRPr="00000000" w:rsidDel="00000000" w:rsidR="00000000">
        <w:rPr>
          <w:rtl w:val="0"/>
        </w:rPr>
        <w:t xml:space="preserve">Also i don't think we need to show not citizen(tom) as this proof just needs to show H is complete, meaning it covers the positive examples</w:t>
      </w:r>
    </w:p>
    <w:p xmlns:wp14="http://schemas.microsoft.com/office/word/2010/wordml" w:rsidRPr="00000000" w:rsidR="00000000" w:rsidDel="00000000" w:rsidP="00000000" w:rsidRDefault="00000000" w14:paraId="000000A6" wp14:textId="77777777">
      <w:pPr>
        <w:ind w:left="0" w:firstLine="0"/>
        <w:rPr/>
      </w:pPr>
      <w:r w:rsidRPr="00000000" w:rsidDel="00000000" w:rsidR="00000000">
        <w:rPr/>
        <w:drawing>
          <wp:inline xmlns:wp14="http://schemas.microsoft.com/office/word/2010/wordprocessingDrawing" distT="114300" distB="114300" distL="114300" distR="114300" wp14:anchorId="6DE501E3" wp14:editId="7777777">
            <wp:extent cx="5734050" cy="6845300"/>
            <wp:effectExtent l="0" t="0" r="0" b="0"/>
            <wp:docPr id="3"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5734050" cy="6845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7" wp14:textId="77777777">
      <w:pPr>
        <w:ind w:left="0" w:firstLine="0"/>
        <w:rPr/>
      </w:pPr>
      <w:r w:rsidRPr="00000000" w:rsidDel="00000000" w:rsidR="00000000">
        <w:rPr/>
        <w:drawing>
          <wp:inline xmlns:wp14="http://schemas.microsoft.com/office/word/2010/wordprocessingDrawing" distT="114300" distB="114300" distL="114300" distR="114300" wp14:anchorId="1884C7DE" wp14:editId="7777777">
            <wp:extent cx="5734050" cy="4889500"/>
            <wp:effectExtent l="0" t="0" r="0" b="0"/>
            <wp:docPr id="2" name="image2.png"/>
            <a:graphic>
              <a:graphicData uri="http://schemas.openxmlformats.org/drawingml/2006/picture">
                <pic:pic>
                  <pic:nvPicPr>
                    <pic:cNvPr id="0" name="image2.png"/>
                    <pic:cNvPicPr preferRelativeResize="0"/>
                  </pic:nvPicPr>
                  <pic:blipFill>
                    <a:blip r:embed="rId8"/>
                    <a:srcRect l="0" t="0" r="0" b="0"/>
                    <a:stretch>
                      <a:fillRect/>
                    </a:stretch>
                  </pic:blipFill>
                  <pic:spPr>
                    <a:xfrm>
                      <a:off x="0" y="0"/>
                      <a:ext cx="5734050" cy="488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8" wp14:textId="77777777">
      <w:pPr>
        <w:ind w:left="0" w:firstLine="0"/>
        <w:rPr/>
      </w:pPr>
      <w:r w:rsidRPr="00000000" w:rsidDel="00000000" w:rsidR="00000000">
        <w:rPr>
          <w:rtl w:val="0"/>
        </w:rPr>
        <w:t xml:space="preserve">You end up with </w:t>
      </w:r>
    </w:p>
    <w:p xmlns:wp14="http://schemas.microsoft.com/office/word/2010/wordml" w:rsidRPr="00000000" w:rsidR="00000000" w:rsidDel="00000000" w:rsidP="00000000" w:rsidRDefault="00000000" w14:paraId="000000A9" wp14:textId="77777777">
      <w:pPr>
        <w:ind w:left="0" w:firstLine="0"/>
        <w:rPr/>
      </w:pPr>
      <w:r w:rsidRPr="00000000" w:rsidDel="00000000" w:rsidR="00000000">
        <w:rPr>
          <w:rFonts w:ascii="Arial Unicode MS" w:hAnsi="Arial Unicode MS" w:eastAsia="Arial Unicode MS" w:cs="Arial Unicode MS"/>
          <w:rtl w:val="0"/>
        </w:rPr>
        <w:t xml:space="preserve">∆ = {</w:t>
      </w:r>
    </w:p>
    <w:p xmlns:wp14="http://schemas.microsoft.com/office/word/2010/wordml" w:rsidRPr="00000000" w:rsidR="00000000" w:rsidDel="00000000" w:rsidP="00000000" w:rsidRDefault="00000000" w14:paraId="000000AA" wp14:textId="77777777">
      <w:pPr>
        <w:ind w:left="0" w:firstLine="0"/>
        <w:rPr/>
      </w:pPr>
      <w:r w:rsidRPr="00000000" w:rsidDel="00000000" w:rsidR="00000000">
        <w:rPr>
          <w:rtl w:val="0"/>
        </w:rPr>
        <w:tab/>
      </w:r>
      <w:r w:rsidRPr="00000000" w:rsidDel="00000000" w:rsidR="00000000">
        <w:rPr>
          <w:rtl w:val="0"/>
        </w:rPr>
        <w:t xml:space="preserve">rule([(m1, [], []), (m3, [], [1])]),</w:t>
      </w:r>
    </w:p>
    <w:p xmlns:wp14="http://schemas.microsoft.com/office/word/2010/wordml" w:rsidRPr="00000000" w:rsidR="00000000" w:rsidDel="00000000" w:rsidP="00000000" w:rsidRDefault="00000000" w14:paraId="000000AB" wp14:textId="77777777">
      <w:pPr>
        <w:ind w:left="0" w:firstLine="0"/>
        <w:rPr/>
      </w:pPr>
      <w:r w:rsidRPr="00000000" w:rsidDel="00000000" w:rsidR="00000000">
        <w:rPr>
          <w:rtl w:val="0"/>
        </w:rPr>
        <w:tab/>
      </w:r>
      <w:r w:rsidRPr="00000000" w:rsidDel="00000000" w:rsidR="00000000">
        <w:rPr>
          <w:rtl w:val="0"/>
        </w:rPr>
        <w:t xml:space="preserve">rule([(m2, [], []), (m4, [18], [1])])</w:t>
      </w:r>
    </w:p>
    <w:p xmlns:wp14="http://schemas.microsoft.com/office/word/2010/wordml" w:rsidRPr="00000000" w:rsidR="00000000" w:rsidDel="00000000" w:rsidP="00000000" w:rsidRDefault="00000000" w14:paraId="000000AC" wp14:textId="77777777">
      <w:pPr>
        <w:ind w:left="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AD"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AE" wp14:textId="77777777">
      <w:pPr>
        <w:ind w:left="0" w:firstLine="0"/>
        <w:rPr/>
      </w:pPr>
      <w:r w:rsidRPr="00000000" w:rsidDel="00000000" w:rsidR="00000000">
        <w:rPr>
          <w:rtl w:val="0"/>
        </w:rPr>
        <w:t xml:space="preserve">Which translates to the hypothesis H</w:t>
      </w:r>
    </w:p>
    <w:p xmlns:wp14="http://schemas.microsoft.com/office/word/2010/wordml" w:rsidRPr="00000000" w:rsidR="00000000" w:rsidDel="00000000" w:rsidP="00000000" w:rsidRDefault="00000000" w14:paraId="000000AF"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B0" wp14:textId="77777777">
      <w:pPr>
        <w:ind w:left="0" w:firstLine="0"/>
        <w:rPr/>
      </w:pPr>
      <w:r w:rsidRPr="00000000" w:rsidDel="00000000" w:rsidR="00000000">
        <w:rPr>
          <w:rtl w:val="0"/>
        </w:rPr>
        <w:t xml:space="preserve">Since in the proof we show not citizen(tom), we know it satisfies none of the negative examples, and so is consistent</w:t>
      </w:r>
    </w:p>
    <w:p xmlns:wp14="http://schemas.microsoft.com/office/word/2010/wordml" w:rsidRPr="00000000" w:rsidR="00000000" w:rsidDel="00000000" w:rsidP="00000000" w:rsidRDefault="00000000" w14:paraId="000000B1"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B2" wp14:textId="77777777">
      <w:pPr>
        <w:ind w:left="0" w:firstLine="0"/>
        <w:rPr/>
      </w:pPr>
      <w:r w:rsidRPr="00000000" w:rsidDel="00000000" w:rsidR="00000000">
        <w:rPr>
          <w:rtl w:val="0"/>
        </w:rPr>
        <w:t xml:space="preserve">ALTERNATIVE</w:t>
      </w:r>
    </w:p>
    <w:p xmlns:wp14="http://schemas.microsoft.com/office/word/2010/wordml" w:rsidRPr="00000000" w:rsidR="00000000" w:rsidDel="00000000" w:rsidP="00000000" w:rsidRDefault="00000000" w14:paraId="000000B3" wp14:textId="77777777">
      <w:pPr>
        <w:ind w:left="0" w:firstLine="0"/>
        <w:rPr/>
      </w:pPr>
      <w:r w:rsidRPr="00000000" w:rsidDel="00000000" w:rsidR="00000000">
        <w:rPr>
          <w:rtl w:val="0"/>
        </w:rPr>
        <w:t xml:space="preserve">as i didn’t show not citizen(tom) in the proof, I showed H was consistent by showing </w:t>
      </w:r>
      <m:oMath>
        <m:r>
          <w:rPr/>
          <m:t xml:space="preserve">B</m:t>
        </m:r>
        <m:r>
          <w:rPr/>
          <m:t>∪</m:t>
        </m:r>
        <m:r>
          <w:rPr/>
          <m:t xml:space="preserve">H</m:t>
        </m:r>
        <m:r>
          <w:rPr>
            <w:color w:val="222222"/>
            <w:sz w:val="26"/>
            <w:szCs w:val="26"/>
            <w:highlight w:val="white"/>
          </w:rPr>
          <m:t xml:space="preserve">⊭citizen(tom)</m:t>
        </m:r>
      </m:oMath>
      <w:r w:rsidRPr="00000000" w:rsidDel="00000000" w:rsidR="00000000">
        <w:rPr>
          <w:rtl w:val="0"/>
        </w:rPr>
      </w:r>
    </w:p>
    <w:p xmlns:wp14="http://schemas.microsoft.com/office/word/2010/wordml" w:rsidRPr="00000000" w:rsidR="00000000" w:rsidDel="00000000" w:rsidP="00000000" w:rsidRDefault="00000000" w14:paraId="000000B4" wp14:textId="77777777">
      <w:pPr>
        <w:ind w:left="0" w:firstLine="0"/>
      </w:pPr>
      <w:r w:rsidRPr="00000000" w:rsidDel="00000000" w:rsidR="00000000">
        <w:rPr/>
        <w:drawing>
          <wp:inline xmlns:wp14="http://schemas.microsoft.com/office/word/2010/wordprocessingDrawing" distT="114300" distB="114300" distL="114300" distR="114300" wp14:anchorId="05F9248E" wp14:editId="7777777">
            <wp:extent cx="3716485" cy="1896166"/>
            <wp:effectExtent l="0" t="0" r="0" b="0"/>
            <wp:docPr id="1" name="image1.png" title=""/>
            <a:graphic>
              <a:graphicData uri="http://schemas.openxmlformats.org/drawingml/2006/picture">
                <pic:pic>
                  <pic:nvPicPr>
                    <pic:cNvPr id="0" name="image1.png"/>
                    <pic:cNvPicPr preferRelativeResize="0"/>
                  </pic:nvPicPr>
                  <pic:blipFill>
                    <a:blip r:embed="rId9"/>
                    <a:srcRect l="0" t="0" r="0" b="0"/>
                    <a:stretch>
                      <a:fillRect/>
                    </a:stretch>
                  </pic:blipFill>
                  <pic:spPr xmlns:pic="http://schemas.openxmlformats.org/drawingml/2006/picture">
                    <a:xfrm xmlns:a="http://schemas.openxmlformats.org/drawingml/2006/main" rot="0" flipH="0" flipV="0">
                      <a:off x="0" y="0"/>
                      <a:ext cx="3716485" cy="1896166"/>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5"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B6" wp14:textId="77777777">
      <w:pPr>
        <w:ind w:left="0" w:firstLine="0"/>
        <w:rPr/>
      </w:pPr>
      <w:r w:rsidRPr="00000000" w:rsidDel="00000000" w:rsidR="00000000">
        <w:rPr>
          <w:rtl w:val="0"/>
        </w:rPr>
        <w:t xml:space="preserve">2bii.</w:t>
      </w:r>
    </w:p>
    <w:p xmlns:wp14="http://schemas.microsoft.com/office/word/2010/wordml" w:rsidRPr="00000000" w:rsidR="00000000" w:rsidDel="00000000" w:rsidP="00000000" w:rsidRDefault="00000000" w14:paraId="000000B7" wp14:textId="77777777">
      <w:pPr>
        <w:ind w:left="0" w:firstLine="0"/>
        <w:rPr/>
      </w:pPr>
      <w:r w:rsidRPr="00000000" w:rsidDel="00000000" w:rsidR="00000000">
        <w:rPr>
          <w:rtl w:val="0"/>
        </w:rPr>
        <w:t xml:space="preserve">T</w:t>
      </w:r>
      <w:r w:rsidRPr="00000000" w:rsidDel="00000000" w:rsidR="00000000">
        <w:rPr>
          <w:vertAlign w:val="subscript"/>
          <w:rtl w:val="0"/>
        </w:rPr>
        <w:t xml:space="preserve">1</w:t>
      </w:r>
      <w:r w:rsidRPr="00000000" w:rsidDel="00000000" w:rsidR="00000000">
        <w:rPr>
          <w:rFonts w:ascii="Arial Unicode MS" w:hAnsi="Arial Unicode MS" w:eastAsia="Arial Unicode MS" w:cs="Arial Unicode MS"/>
          <w:rtl w:val="0"/>
        </w:rPr>
        <w:t xml:space="preserve"> = citizen(P) ← $body(P)</w:t>
      </w:r>
    </w:p>
    <w:p xmlns:wp14="http://schemas.microsoft.com/office/word/2010/wordml" w:rsidRPr="00000000" w:rsidR="00000000" w:rsidDel="00000000" w:rsidP="00000000" w:rsidRDefault="00000000" w14:paraId="000000B8" wp14:textId="77777777">
      <w:pPr>
        <w:ind w:left="0" w:firstLine="0"/>
        <w:rPr/>
      </w:pPr>
      <w:r w:rsidRPr="00000000" w:rsidDel="00000000" w:rsidR="00000000">
        <w:rPr>
          <w:rtl w:val="0"/>
        </w:rPr>
        <w:t xml:space="preserve">T</w:t>
      </w:r>
      <w:r w:rsidRPr="00000000" w:rsidDel="00000000" w:rsidR="00000000">
        <w:rPr>
          <w:vertAlign w:val="subscript"/>
          <w:rtl w:val="0"/>
        </w:rPr>
        <w:t xml:space="preserve">2</w:t>
      </w:r>
      <w:r w:rsidRPr="00000000" w:rsidDel="00000000" w:rsidR="00000000">
        <w:rPr>
          <w:rFonts w:ascii="Arial Unicode MS" w:hAnsi="Arial Unicode MS" w:eastAsia="Arial Unicode MS" w:cs="Arial Unicode MS"/>
          <w:rtl w:val="0"/>
        </w:rPr>
        <w:t xml:space="preserve"> = adult(P) ← $body(P)</w:t>
      </w:r>
    </w:p>
    <w:p xmlns:wp14="http://schemas.microsoft.com/office/word/2010/wordml" w:rsidRPr="00000000" w:rsidR="00000000" w:rsidDel="00000000" w:rsidP="00000000" w:rsidRDefault="00000000" w14:paraId="000000B9" wp14:textId="77777777">
      <w:pPr>
        <w:ind w:left="0" w:firstLine="0"/>
        <w:rPr/>
      </w:pPr>
      <w:r w:rsidRPr="00000000" w:rsidDel="00000000" w:rsidR="00000000">
        <w:rPr>
          <w:rtl w:val="0"/>
        </w:rPr>
        <w:t xml:space="preserve">T</w:t>
      </w:r>
      <w:r w:rsidRPr="00000000" w:rsidDel="00000000" w:rsidR="00000000">
        <w:rPr>
          <w:vertAlign w:val="subscript"/>
          <w:rtl w:val="0"/>
        </w:rPr>
        <w:t xml:space="preserve">3</w:t>
      </w:r>
      <w:r w:rsidRPr="00000000" w:rsidDel="00000000" w:rsidR="00000000">
        <w:rPr>
          <w:rFonts w:ascii="Arial Unicode MS" w:hAnsi="Arial Unicode MS" w:eastAsia="Arial Unicode MS" w:cs="Arial Unicode MS"/>
          <w:rtl w:val="0"/>
        </w:rPr>
        <w:t xml:space="preserve"> = $body(P) ←</w:t>
      </w:r>
    </w:p>
    <w:p xmlns:wp14="http://schemas.microsoft.com/office/word/2010/wordml" w:rsidRPr="00000000" w:rsidR="00000000" w:rsidDel="00000000" w:rsidP="00000000" w:rsidRDefault="00000000" w14:paraId="000000BA" wp14:textId="77777777">
      <w:pPr>
        <w:ind w:left="0" w:firstLine="0"/>
        <w:rPr/>
      </w:pPr>
      <w:r w:rsidRPr="00000000" w:rsidDel="00000000" w:rsidR="00000000">
        <w:rPr>
          <w:rtl w:val="0"/>
        </w:rPr>
        <w:t xml:space="preserve">T</w:t>
      </w:r>
      <w:r w:rsidRPr="00000000" w:rsidDel="00000000" w:rsidR="00000000">
        <w:rPr>
          <w:vertAlign w:val="subscript"/>
          <w:rtl w:val="0"/>
        </w:rPr>
        <w:t xml:space="preserve">4</w:t>
      </w:r>
      <w:r w:rsidRPr="00000000" w:rsidDel="00000000" w:rsidR="00000000">
        <w:rPr>
          <w:rFonts w:ascii="Arial Unicode MS" w:hAnsi="Arial Unicode MS" w:eastAsia="Arial Unicode MS" w:cs="Arial Unicode MS"/>
          <w:rtl w:val="0"/>
        </w:rPr>
        <w:t xml:space="preserve"> = $body(P) ← naturalised(P), $body(P)</w:t>
      </w:r>
    </w:p>
    <w:p xmlns:wp14="http://schemas.microsoft.com/office/word/2010/wordml" w:rsidRPr="00000000" w:rsidR="00000000" w:rsidDel="00000000" w:rsidP="00000000" w:rsidRDefault="00000000" w14:paraId="000000BB" wp14:textId="525AF3A8">
      <w:pPr>
        <w:ind w:left="0" w:firstLine="0"/>
      </w:pPr>
      <w:r w:rsidR="00000000">
        <w:rPr/>
        <w:t>T</w:t>
      </w:r>
      <w:r w:rsidRPr="0FF93EE0" w:rsidR="00000000">
        <w:rPr>
          <w:vertAlign w:val="subscript"/>
        </w:rPr>
        <w:t>5</w:t>
      </w:r>
      <w:r w:rsidRPr="0FF93EE0" w:rsidR="00000000">
        <w:rPr>
          <w:rFonts w:ascii="Arial Unicode MS" w:hAnsi="Arial Unicode MS" w:eastAsia="Arial Unicode MS" w:cs="Arial Unicode MS"/>
        </w:rPr>
        <w:t xml:space="preserve"> = $body(P) ← age(P, X), </w:t>
      </w:r>
      <w:r w:rsidRPr="0FF93EE0" w:rsidR="18AB13CF">
        <w:rPr>
          <w:rFonts w:ascii="Arial Unicode MS" w:hAnsi="Arial Unicode MS" w:eastAsia="Arial Unicode MS" w:cs="Arial Unicode MS"/>
        </w:rPr>
        <w:t xml:space="preserve">nat(X), </w:t>
      </w:r>
      <w:commentRangeStart w:id="1075156718"/>
      <w:commentRangeStart w:id="602223401"/>
      <w:commentRangeStart w:id="1815389205"/>
      <w:commentRangeStart w:id="1996131277"/>
      <w:commentRangeStart w:id="384510916"/>
      <w:commentRangeStart w:id="2102947628"/>
      <w:r w:rsidRPr="0FF93EE0" w:rsidR="00000000">
        <w:rPr>
          <w:rFonts w:ascii="Arial Unicode MS" w:hAnsi="Arial Unicode MS" w:eastAsia="Arial Unicode MS" w:cs="Arial Unicode MS"/>
        </w:rPr>
        <w:t>$</w:t>
      </w:r>
      <w:commentRangeEnd w:id="1075156718"/>
      <w:r>
        <w:rPr>
          <w:rStyle w:val="CommentReference"/>
        </w:rPr>
        <w:commentReference w:id="1075156718"/>
      </w:r>
      <w:commentRangeEnd w:id="602223401"/>
      <w:r>
        <w:rPr>
          <w:rStyle w:val="CommentReference"/>
        </w:rPr>
        <w:commentReference w:id="602223401"/>
      </w:r>
      <w:commentRangeEnd w:id="1815389205"/>
      <w:r>
        <w:rPr>
          <w:rStyle w:val="CommentReference"/>
        </w:rPr>
        <w:commentReference w:id="1815389205"/>
      </w:r>
      <w:commentRangeEnd w:id="1996131277"/>
      <w:r>
        <w:rPr>
          <w:rStyle w:val="CommentReference"/>
        </w:rPr>
        <w:commentReference w:id="1996131277"/>
      </w:r>
      <w:commentRangeEnd w:id="384510916"/>
      <w:r>
        <w:rPr>
          <w:rStyle w:val="CommentReference"/>
        </w:rPr>
        <w:commentReference w:id="384510916"/>
      </w:r>
      <w:commentRangeEnd w:id="2102947628"/>
      <w:r>
        <w:rPr>
          <w:rStyle w:val="CommentReference"/>
        </w:rPr>
        <w:commentReference w:id="2102947628"/>
      </w:r>
      <w:r w:rsidRPr="0FF93EE0" w:rsidR="00000000">
        <w:rPr>
          <w:rFonts w:ascii="Arial Unicode MS" w:hAnsi="Arial Unicode MS" w:eastAsia="Arial Unicode MS" w:cs="Arial Unicode MS"/>
        </w:rPr>
        <w:t>body(P)</w:t>
      </w:r>
    </w:p>
    <w:p xmlns:wp14="http://schemas.microsoft.com/office/word/2010/wordml" w:rsidRPr="00000000" w:rsidR="00000000" w:rsidDel="00000000" w:rsidP="0FF93EE0" w:rsidRDefault="00000000" w14:paraId="3E2F8477" wp14:textId="733E1E24">
      <w:pPr>
        <w:pStyle w:val="Normal"/>
        <w:ind w:left="0" w:firstLine="0"/>
        <w:rPr>
          <w:rFonts w:ascii="Arial Unicode MS" w:hAnsi="Arial Unicode MS" w:eastAsia="Arial Unicode MS" w:cs="Arial Unicode MS"/>
        </w:rPr>
      </w:pPr>
    </w:p>
    <w:p xmlns:wp14="http://schemas.microsoft.com/office/word/2010/wordml" w:rsidRPr="00000000" w:rsidR="00000000" w:rsidDel="00000000" w:rsidP="0FF93EE0" w:rsidRDefault="00000000" w14:paraId="00B55140" wp14:textId="7CB2E001">
      <w:pPr>
        <w:pStyle w:val="Normal"/>
        <w:ind w:left="0" w:firstLine="0"/>
        <w:rPr>
          <w:rFonts w:ascii="Arial Unicode MS" w:hAnsi="Arial Unicode MS" w:eastAsia="Arial Unicode MS" w:cs="Arial Unicode MS"/>
        </w:rPr>
      </w:pPr>
      <w:r w:rsidRPr="0FF93EE0" w:rsidR="15EB51EB">
        <w:rPr>
          <w:rFonts w:ascii="Arial Unicode MS" w:hAnsi="Arial Unicode MS" w:eastAsia="Arial Unicode MS" w:cs="Arial Unicode MS"/>
        </w:rPr>
        <w:t># with typing (also do we need typing for constants ??? Ale is not explicit about it)</w:t>
      </w:r>
    </w:p>
    <w:p xmlns:wp14="http://schemas.microsoft.com/office/word/2010/wordml" w:rsidRPr="00000000" w:rsidR="00000000" w:rsidDel="00000000" w:rsidP="00000000" w:rsidRDefault="00000000" w14:paraId="17C6E29D" wp14:textId="4B24C81C">
      <w:pPr>
        <w:ind w:left="0" w:firstLine="0"/>
      </w:pPr>
      <w:r w:rsidR="15EB51EB">
        <w:rPr/>
        <w:t>T</w:t>
      </w:r>
      <w:r w:rsidRPr="0FF93EE0" w:rsidR="15EB51EB">
        <w:rPr>
          <w:vertAlign w:val="subscript"/>
        </w:rPr>
        <w:t>1</w:t>
      </w:r>
      <w:r w:rsidRPr="0FF93EE0" w:rsidR="15EB51EB">
        <w:rPr>
          <w:rFonts w:ascii="Arial Unicode MS" w:hAnsi="Arial Unicode MS" w:eastAsia="Arial Unicode MS" w:cs="Arial Unicode MS"/>
        </w:rPr>
        <w:t xml:space="preserve"> = citizen(P) ← $body(P), person(P)</w:t>
      </w:r>
    </w:p>
    <w:p xmlns:wp14="http://schemas.microsoft.com/office/word/2010/wordml" w:rsidRPr="00000000" w:rsidR="00000000" w:rsidDel="00000000" w:rsidP="0FF93EE0" w:rsidRDefault="00000000" w14:paraId="321748AF" wp14:textId="7D698AE4">
      <w:pPr>
        <w:pStyle w:val="Normal"/>
        <w:ind w:left="0" w:firstLine="0"/>
      </w:pPr>
      <w:r w:rsidR="15EB51EB">
        <w:rPr/>
        <w:t>T</w:t>
      </w:r>
      <w:r w:rsidRPr="0FF93EE0" w:rsidR="15EB51EB">
        <w:rPr>
          <w:vertAlign w:val="subscript"/>
        </w:rPr>
        <w:t>2</w:t>
      </w:r>
      <w:r w:rsidRPr="0FF93EE0" w:rsidR="15EB51EB">
        <w:rPr>
          <w:rFonts w:ascii="Arial Unicode MS" w:hAnsi="Arial Unicode MS" w:eastAsia="Arial Unicode MS" w:cs="Arial Unicode MS"/>
        </w:rPr>
        <w:t xml:space="preserve"> = adult(P) ← $body(P), person(P)</w:t>
      </w:r>
    </w:p>
    <w:p xmlns:wp14="http://schemas.microsoft.com/office/word/2010/wordml" w:rsidRPr="00000000" w:rsidR="00000000" w:rsidDel="00000000" w:rsidP="00000000" w:rsidRDefault="00000000" wp14:textId="77777777" w14:paraId="56CB5945">
      <w:pPr>
        <w:ind w:left="0" w:firstLine="0"/>
      </w:pPr>
      <w:r w:rsidR="15EB51EB">
        <w:rPr/>
        <w:t>T</w:t>
      </w:r>
      <w:r w:rsidRPr="0FF93EE0" w:rsidR="15EB51EB">
        <w:rPr>
          <w:vertAlign w:val="subscript"/>
        </w:rPr>
        <w:t>3</w:t>
      </w:r>
      <w:r w:rsidRPr="0FF93EE0" w:rsidR="15EB51EB">
        <w:rPr>
          <w:rFonts w:ascii="Arial Unicode MS" w:hAnsi="Arial Unicode MS" w:eastAsia="Arial Unicode MS" w:cs="Arial Unicode MS"/>
        </w:rPr>
        <w:t xml:space="preserve"> = $body(P) ←</w:t>
      </w:r>
    </w:p>
    <w:p xmlns:wp14="http://schemas.microsoft.com/office/word/2010/wordml" w:rsidRPr="00000000" w:rsidR="00000000" w:rsidDel="00000000" w:rsidP="220B0A45" w:rsidRDefault="00000000" w14:paraId="1CE74737" wp14:textId="498B8889">
      <w:pPr>
        <w:pStyle w:val="Normal"/>
        <w:ind w:left="0" w:firstLine="0"/>
        <w:rPr>
          <w:rFonts w:ascii="Arial Unicode MS" w:hAnsi="Arial Unicode MS" w:eastAsia="Arial Unicode MS" w:cs="Arial Unicode MS"/>
        </w:rPr>
      </w:pPr>
      <w:r w:rsidR="15EB51EB">
        <w:rPr/>
        <w:t>T</w:t>
      </w:r>
      <w:r w:rsidRPr="220B0A45" w:rsidR="15EB51EB">
        <w:rPr>
          <w:vertAlign w:val="subscript"/>
        </w:rPr>
        <w:t>4</w:t>
      </w:r>
      <w:r w:rsidRPr="220B0A45" w:rsidR="15EB51EB">
        <w:rPr>
          <w:rFonts w:ascii="Arial Unicode MS" w:hAnsi="Arial Unicode MS" w:eastAsia="Arial Unicode MS" w:cs="Arial Unicode MS"/>
        </w:rPr>
        <w:t xml:space="preserve"> = $body(P) ← naturalised(P), person(P), $body(P)</w:t>
      </w:r>
      <w:r>
        <w:tab/>
      </w:r>
    </w:p>
    <w:p xmlns:wp14="http://schemas.microsoft.com/office/word/2010/wordml" w:rsidRPr="00000000" w:rsidR="00000000" w:rsidDel="00000000" w:rsidP="0FF93EE0" w:rsidRDefault="00000000" w14:paraId="4808305B" wp14:textId="2A35F184">
      <w:pPr>
        <w:pStyle w:val="Normal"/>
        <w:ind w:left="0" w:firstLine="0"/>
      </w:pPr>
      <w:r w:rsidR="15EB51EB">
        <w:rPr/>
        <w:t>T</w:t>
      </w:r>
      <w:r w:rsidRPr="0FF93EE0" w:rsidR="15EB51EB">
        <w:rPr>
          <w:vertAlign w:val="subscript"/>
        </w:rPr>
        <w:t>5</w:t>
      </w:r>
      <w:r w:rsidRPr="0FF93EE0" w:rsidR="15EB51EB">
        <w:rPr>
          <w:rFonts w:ascii="Arial Unicode MS" w:hAnsi="Arial Unicode MS" w:eastAsia="Arial Unicode MS" w:cs="Arial Unicode MS"/>
        </w:rPr>
        <w:t xml:space="preserve"> = $body(P) ← age(P, X), nat(X), person(P), </w:t>
      </w:r>
      <w:commentRangeStart w:id="1423252257"/>
      <w:commentRangeStart w:id="1264895105"/>
      <w:commentRangeStart w:id="1118319062"/>
      <w:commentRangeStart w:id="2077648501"/>
      <w:commentRangeStart w:id="1734799036"/>
      <w:commentRangeStart w:id="1479864481"/>
      <w:commentRangeStart w:id="657242818"/>
      <w:r w:rsidRPr="0FF93EE0" w:rsidR="15EB51EB">
        <w:rPr>
          <w:rFonts w:ascii="Arial Unicode MS" w:hAnsi="Arial Unicode MS" w:eastAsia="Arial Unicode MS" w:cs="Arial Unicode MS"/>
        </w:rPr>
        <w:t>$</w:t>
      </w:r>
      <w:commentRangeEnd w:id="1423252257"/>
      <w:r>
        <w:rPr>
          <w:rStyle w:val="CommentReference"/>
        </w:rPr>
        <w:commentReference w:id="1423252257"/>
      </w:r>
      <w:commentRangeEnd w:id="1264895105"/>
      <w:r>
        <w:rPr>
          <w:rStyle w:val="CommentReference"/>
        </w:rPr>
        <w:commentReference w:id="1264895105"/>
      </w:r>
      <w:commentRangeEnd w:id="1118319062"/>
      <w:r>
        <w:rPr>
          <w:rStyle w:val="CommentReference"/>
        </w:rPr>
        <w:commentReference w:id="1118319062"/>
      </w:r>
      <w:commentRangeEnd w:id="2077648501"/>
      <w:r>
        <w:rPr>
          <w:rStyle w:val="CommentReference"/>
        </w:rPr>
        <w:commentReference w:id="2077648501"/>
      </w:r>
      <w:commentRangeEnd w:id="1734799036"/>
      <w:r>
        <w:rPr>
          <w:rStyle w:val="CommentReference"/>
        </w:rPr>
        <w:commentReference w:id="1734799036"/>
      </w:r>
      <w:commentRangeEnd w:id="1479864481"/>
      <w:r>
        <w:rPr>
          <w:rStyle w:val="CommentReference"/>
        </w:rPr>
        <w:commentReference w:id="1479864481"/>
      </w:r>
      <w:commentRangeEnd w:id="657242818"/>
      <w:r>
        <w:rPr>
          <w:rStyle w:val="CommentReference"/>
        </w:rPr>
        <w:commentReference w:id="657242818"/>
      </w:r>
      <w:r w:rsidRPr="0FF93EE0" w:rsidR="15EB51EB">
        <w:rPr>
          <w:rFonts w:ascii="Arial Unicode MS" w:hAnsi="Arial Unicode MS" w:eastAsia="Arial Unicode MS" w:cs="Arial Unicode MS"/>
        </w:rPr>
        <w:t>body(P)</w:t>
      </w:r>
    </w:p>
    <w:p xmlns:wp14="http://schemas.microsoft.com/office/word/2010/wordml" w:rsidRPr="00000000" w:rsidR="00000000" w:rsidDel="00000000" w:rsidP="0FF93EE0" w:rsidRDefault="00000000" w14:paraId="000000BC" wp14:textId="77777777">
      <w:pPr>
        <w:pStyle w:val="Normal"/>
        <w:ind w:left="0" w:firstLine="0"/>
      </w:pPr>
    </w:p>
    <w:p w:rsidR="0FF93EE0" w:rsidP="0FF93EE0" w:rsidRDefault="0FF93EE0" w14:paraId="2E50CD67" w14:textId="230750EE">
      <w:pPr>
        <w:pStyle w:val="Normal"/>
        <w:ind w:left="0" w:firstLine="0"/>
      </w:pPr>
    </w:p>
    <w:p w:rsidR="0FF93EE0" w:rsidP="0FF93EE0" w:rsidRDefault="0FF93EE0" w14:paraId="4EC6B0D2" w14:textId="590F1E2B">
      <w:pPr>
        <w:pStyle w:val="Normal"/>
        <w:ind w:left="0" w:firstLine="0"/>
      </w:pPr>
    </w:p>
    <w:p xmlns:wp14="http://schemas.microsoft.com/office/word/2010/wordml" w:rsidRPr="00000000" w:rsidR="00000000" w:rsidDel="00000000" w:rsidP="00000000" w:rsidRDefault="00000000" w14:paraId="000000BD" wp14:textId="77777777">
      <w:pPr>
        <w:ind w:left="0" w:firstLine="0"/>
        <w:rPr/>
      </w:pPr>
      <w:r w:rsidRPr="00000000" w:rsidDel="00000000" w:rsidR="00000000">
        <w:rPr>
          <w:rtl w:val="0"/>
        </w:rPr>
        <w:t xml:space="preserve">T = {T</w:t>
      </w:r>
      <w:r w:rsidRPr="00000000" w:rsidDel="00000000" w:rsidR="00000000">
        <w:rPr>
          <w:vertAlign w:val="subscript"/>
          <w:rtl w:val="0"/>
        </w:rPr>
        <w:t xml:space="preserve">n</w:t>
      </w:r>
      <w:r w:rsidRPr="00000000" w:rsidDel="00000000" w:rsidR="00000000">
        <w:rPr>
          <w:rtl w:val="0"/>
        </w:rPr>
        <w:t xml:space="preserve">|1&lt;=n&lt;=5}</w:t>
      </w:r>
    </w:p>
    <w:p xmlns:wp14="http://schemas.microsoft.com/office/word/2010/wordml" w:rsidRPr="00000000" w:rsidR="00000000" w:rsidDel="00000000" w:rsidP="00000000" w:rsidRDefault="00000000" w14:paraId="000000BE"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BF" wp14:textId="77777777">
      <w:pPr>
        <w:ind w:left="0" w:firstLine="0"/>
        <w:rPr/>
      </w:pPr>
      <w:r w:rsidRPr="00000000" w:rsidDel="00000000" w:rsidR="00000000">
        <w:rPr>
          <w:rtl w:val="0"/>
        </w:rPr>
        <w:t xml:space="preserve">3ai.</w:t>
      </w:r>
    </w:p>
    <w:p xmlns:wp14="http://schemas.microsoft.com/office/word/2010/wordml" w:rsidRPr="00000000" w:rsidR="00000000" w:rsidDel="00000000" w:rsidP="00000000" w:rsidRDefault="00000000" w14:paraId="000000C0" wp14:textId="77777777">
      <w:pPr>
        <w:ind w:left="0" w:firstLine="0"/>
        <w:rPr/>
      </w:pPr>
      <w:r w:rsidRPr="00000000" w:rsidDel="00000000" w:rsidR="00000000">
        <w:rPr>
          <w:rtl w:val="0"/>
        </w:rPr>
        <w:t xml:space="preserve">F = {s(1,a), s(2,b), t1(1), t1(2), t2(a), t2(b), q(1), r(2)}</w:t>
      </w:r>
    </w:p>
    <w:p xmlns:wp14="http://schemas.microsoft.com/office/word/2010/wordml" w:rsidRPr="00000000" w:rsidR="00000000" w:rsidDel="00000000" w:rsidP="00000000" w:rsidRDefault="00000000" w14:paraId="000000C1" wp14:textId="77777777">
      <w:pPr>
        <w:ind w:left="0" w:firstLine="0"/>
        <w:rPr/>
      </w:pPr>
      <w:r w:rsidRPr="00000000" w:rsidDel="00000000" w:rsidR="00000000">
        <w:rPr>
          <w:rFonts w:ascii="Arial Unicode MS" w:hAnsi="Arial Unicode MS" w:eastAsia="Arial Unicode MS" w:cs="Arial Unicode MS"/>
          <w:rtl w:val="0"/>
        </w:rPr>
        <w:t xml:space="preserve">AS1 = F∪{p(1,2)}</w:t>
      </w:r>
    </w:p>
    <w:p xmlns:wp14="http://schemas.microsoft.com/office/word/2010/wordml" w:rsidRPr="00000000" w:rsidR="00000000" w:rsidDel="00000000" w:rsidP="0FF93EE0" w:rsidRDefault="00000000" w14:paraId="000000C2" wp14:textId="77777777">
      <w:pPr>
        <w:rPr>
          <w:rFonts w:ascii="Arial Unicode MS" w:hAnsi="Arial Unicode MS" w:eastAsia="Arial Unicode MS" w:cs="Arial Unicode MS"/>
          <w:rtl w:val="0"/>
        </w:rPr>
      </w:pPr>
      <w:r w:rsidRPr="0FF93EE0" w:rsidR="00000000">
        <w:rPr>
          <w:rFonts w:ascii="Arial Unicode MS" w:hAnsi="Arial Unicode MS" w:eastAsia="Arial Unicode MS" w:cs="Arial Unicode MS"/>
        </w:rPr>
        <w:t>AS2 = F∪{p(2,1)}</w:t>
      </w:r>
      <w:commentRangeStart w:id="1095973216"/>
      <w:commentRangeEnd w:id="1095973216"/>
      <w:r>
        <w:rPr>
          <w:rStyle w:val="CommentReference"/>
        </w:rPr>
        <w:commentReference w:id="1095973216"/>
      </w:r>
    </w:p>
    <w:p xmlns:wp14="http://schemas.microsoft.com/office/word/2010/wordml" w:rsidRPr="00000000" w:rsidR="00000000" w:rsidDel="00000000" w:rsidP="00000000" w:rsidRDefault="00000000" w14:paraId="000000C3" wp14:textId="77777777">
      <w:pPr>
        <w:rPr/>
      </w:pPr>
      <w:r w:rsidRPr="00000000" w:rsidDel="00000000" w:rsidR="00000000">
        <w:rPr>
          <w:rtl w:val="0"/>
        </w:rPr>
      </w:r>
    </w:p>
    <w:p xmlns:wp14="http://schemas.microsoft.com/office/word/2010/wordml" w:rsidRPr="00000000" w:rsidR="00000000" w:rsidDel="00000000" w:rsidP="00000000" w:rsidRDefault="00000000" w14:paraId="000000C4" wp14:textId="77777777">
      <w:pPr>
        <w:rPr/>
      </w:pPr>
      <w:r w:rsidRPr="00000000" w:rsidDel="00000000" w:rsidR="00000000">
        <w:rPr>
          <w:rtl w:val="0"/>
        </w:rPr>
        <w:t xml:space="preserve">3aii.</w:t>
      </w:r>
    </w:p>
    <w:p xmlns:wp14="http://schemas.microsoft.com/office/word/2010/wordml" w:rsidRPr="00000000" w:rsidR="00000000" w:rsidDel="00000000" w:rsidP="00000000" w:rsidRDefault="00000000" w14:paraId="000000C5" wp14:textId="77777777">
      <w:pPr>
        <w:rPr/>
      </w:pPr>
      <w:r w:rsidRPr="00000000" w:rsidDel="00000000" w:rsidR="00000000">
        <w:rPr>
          <w:rtl w:val="0"/>
        </w:rPr>
        <w:t xml:space="preserve">There exists at least one answer set, in this case AS1, which entails all positive examples and does not entail any negative examples.</w:t>
      </w:r>
    </w:p>
    <w:p xmlns:wp14="http://schemas.microsoft.com/office/word/2010/wordml" w:rsidRPr="00000000" w:rsidR="00000000" w:rsidDel="00000000" w:rsidP="00000000" w:rsidRDefault="00000000" w14:paraId="000000C6" wp14:textId="77777777">
      <w:pPr>
        <w:rPr/>
      </w:pPr>
      <w:r w:rsidRPr="00000000" w:rsidDel="00000000" w:rsidR="00000000">
        <w:rPr>
          <w:rtl w:val="0"/>
        </w:rPr>
      </w:r>
    </w:p>
    <w:p xmlns:wp14="http://schemas.microsoft.com/office/word/2010/wordml" w:rsidRPr="00000000" w:rsidR="00000000" w:rsidDel="00000000" w:rsidP="00000000" w:rsidRDefault="00000000" w14:paraId="000000C7" wp14:textId="77777777">
      <w:pPr>
        <w:rPr/>
      </w:pPr>
      <w:r w:rsidRPr="00000000" w:rsidDel="00000000" w:rsidR="00000000">
        <w:rPr>
          <w:rtl w:val="0"/>
        </w:rPr>
        <w:t xml:space="preserve">3bi.</w:t>
      </w:r>
    </w:p>
    <w:p xmlns:wp14="http://schemas.microsoft.com/office/word/2010/wordml" w:rsidRPr="00000000" w:rsidR="00000000" w:rsidDel="00000000" w:rsidP="00000000" w:rsidRDefault="00000000" w14:paraId="000000C8" wp14:textId="77777777">
      <w:pPr>
        <w:rPr/>
      </w:pPr>
      <w:r w:rsidRPr="00000000" w:rsidDel="00000000" w:rsidR="00000000">
        <w:rPr>
          <w:rtl w:val="0"/>
        </w:rPr>
        <w:t xml:space="preserve">q(T) :- t1(T).</w:t>
      </w:r>
    </w:p>
    <w:p xmlns:wp14="http://schemas.microsoft.com/office/word/2010/wordml" w:rsidRPr="00000000" w:rsidR="00000000" w:rsidDel="00000000" w:rsidP="00000000" w:rsidRDefault="00000000" w14:paraId="000000C9" wp14:textId="77777777">
      <w:pPr>
        <w:rPr/>
      </w:pPr>
      <w:r w:rsidR="00000000">
        <w:rPr/>
        <w:t>q(T) :- t1(T), s(T, C).</w:t>
      </w:r>
    </w:p>
    <w:p w:rsidR="0FF93EE0" w:rsidP="0FF93EE0" w:rsidRDefault="0FF93EE0" w14:paraId="7C934056" w14:textId="4365B76F">
      <w:pPr>
        <w:pStyle w:val="Normal"/>
        <w:rPr>
          <w:rtl w:val="0"/>
        </w:rPr>
      </w:pPr>
    </w:p>
    <w:p xmlns:wp14="http://schemas.microsoft.com/office/word/2010/wordml" w:rsidRPr="00000000" w:rsidR="00000000" w:rsidDel="00000000" w:rsidP="00000000" w:rsidRDefault="00000000" w14:paraId="000000CA" wp14:textId="77777777">
      <w:pPr>
        <w:rPr/>
      </w:pPr>
      <w:r w:rsidRPr="00000000" w:rsidDel="00000000" w:rsidR="00000000">
        <w:rPr>
          <w:rtl w:val="0"/>
        </w:rPr>
        <w:t xml:space="preserve">q(T) :- t1(T), s(T, C), s(T, C2).</w:t>
      </w:r>
    </w:p>
    <w:p xmlns:wp14="http://schemas.microsoft.com/office/word/2010/wordml" w:rsidRPr="00000000" w:rsidR="00000000" w:rsidDel="00000000" w:rsidP="00000000" w:rsidRDefault="00000000" w14:paraId="000000CB" wp14:textId="77777777">
      <w:pPr>
        <w:rPr/>
      </w:pPr>
      <w:r w:rsidRPr="00000000" w:rsidDel="00000000" w:rsidR="00000000">
        <w:rPr>
          <w:rtl w:val="0"/>
        </w:rPr>
        <w:t xml:space="preserve">r(T) :- t1(T).</w:t>
      </w:r>
    </w:p>
    <w:p xmlns:wp14="http://schemas.microsoft.com/office/word/2010/wordml" w:rsidRPr="00000000" w:rsidR="00000000" w:rsidDel="00000000" w:rsidP="00000000" w:rsidRDefault="00000000" w14:paraId="000000CC" wp14:textId="77777777">
      <w:pPr>
        <w:rPr/>
      </w:pPr>
      <w:r w:rsidRPr="00000000" w:rsidDel="00000000" w:rsidR="00000000">
        <w:rPr>
          <w:rtl w:val="0"/>
        </w:rPr>
        <w:t xml:space="preserve">r(T) :- t1(T), s(T, C).</w:t>
      </w:r>
    </w:p>
    <w:p xmlns:wp14="http://schemas.microsoft.com/office/word/2010/wordml" w:rsidRPr="00000000" w:rsidR="00000000" w:rsidDel="00000000" w:rsidP="00000000" w:rsidRDefault="00000000" w14:paraId="000000CD" wp14:textId="77777777">
      <w:pPr>
        <w:rPr>
          <w:rtl w:val="0"/>
        </w:rPr>
      </w:pPr>
      <w:commentRangeStart w:id="1965250583"/>
      <w:commentRangeStart w:id="18140106"/>
      <w:commentRangeStart w:id="574789622"/>
      <w:r w:rsidR="00000000">
        <w:rPr/>
        <w:t>r(T) :- t1(T), s(T, C), s(T, C2).</w:t>
      </w:r>
      <w:commentRangeEnd w:id="1965250583"/>
      <w:r>
        <w:rPr>
          <w:rStyle w:val="CommentReference"/>
        </w:rPr>
        <w:commentReference w:id="1965250583"/>
      </w:r>
      <w:commentRangeEnd w:id="18140106"/>
      <w:r>
        <w:rPr>
          <w:rStyle w:val="CommentReference"/>
        </w:rPr>
        <w:commentReference w:id="18140106"/>
      </w:r>
      <w:commentRangeEnd w:id="574789622"/>
      <w:r>
        <w:rPr>
          <w:rStyle w:val="CommentReference"/>
        </w:rPr>
        <w:commentReference w:id="574789622"/>
      </w:r>
    </w:p>
    <w:p xmlns:wp14="http://schemas.microsoft.com/office/word/2010/wordml" w:rsidRPr="00000000" w:rsidR="00000000" w:rsidDel="00000000" w:rsidP="00000000" w:rsidRDefault="00000000" w14:paraId="000000CE" wp14:textId="77777777">
      <w:pPr>
        <w:rPr/>
      </w:pPr>
      <w:r w:rsidRPr="00000000" w:rsidDel="00000000" w:rsidR="00000000">
        <w:rPr>
          <w:rtl w:val="0"/>
        </w:rPr>
      </w:r>
    </w:p>
    <w:p xmlns:wp14="http://schemas.microsoft.com/office/word/2010/wordml" w:rsidRPr="00000000" w:rsidR="00000000" w:rsidDel="00000000" w:rsidP="00000000" w:rsidRDefault="00000000" w14:paraId="000000CF" wp14:textId="77777777">
      <w:pPr>
        <w:rPr/>
      </w:pPr>
      <w:r w:rsidRPr="00000000" w:rsidDel="00000000" w:rsidR="00000000">
        <w:rPr>
          <w:rtl w:val="0"/>
        </w:rPr>
        <w:t xml:space="preserve">3bii.</w:t>
      </w:r>
    </w:p>
    <w:p xmlns:wp14="http://schemas.microsoft.com/office/word/2010/wordml" w:rsidRPr="00000000" w:rsidR="00000000" w:rsidDel="00000000" w:rsidP="00000000" w:rsidRDefault="00000000" w14:paraId="000000D0" wp14:textId="77777777">
      <w:pPr>
        <w:rPr/>
      </w:pPr>
      <w:r w:rsidRPr="00000000" w:rsidDel="00000000" w:rsidR="00000000">
        <w:rPr>
          <w:rtl w:val="0"/>
        </w:rPr>
      </w:r>
    </w:p>
    <w:p xmlns:wp14="http://schemas.microsoft.com/office/word/2010/wordml" w:rsidRPr="00000000" w:rsidR="00000000" w:rsidDel="00000000" w:rsidP="00000000" w:rsidRDefault="00000000" w14:paraId="000000D1" wp14:textId="77777777">
      <w:pPr>
        <w:rPr/>
      </w:pPr>
      <w:r w:rsidRPr="00000000" w:rsidDel="00000000" w:rsidR="00000000">
        <w:rPr>
          <w:rtl w:val="0"/>
        </w:rPr>
        <w:t xml:space="preserve">%Sk</w:t>
      </w:r>
    </w:p>
    <w:p xmlns:wp14="http://schemas.microsoft.com/office/word/2010/wordml" w:rsidRPr="00000000" w:rsidR="00000000" w:rsidDel="00000000" w:rsidP="00000000" w:rsidRDefault="00000000" w14:paraId="000000D2" wp14:textId="77777777">
      <w:pPr>
        <w:rPr/>
      </w:pPr>
      <w:r w:rsidRPr="00000000" w:rsidDel="00000000" w:rsidR="00000000">
        <w:rPr>
          <w:rtl w:val="0"/>
        </w:rPr>
        <w:t xml:space="preserve">q(T) :- t1(T), rule(1).</w:t>
      </w:r>
    </w:p>
    <w:p xmlns:wp14="http://schemas.microsoft.com/office/word/2010/wordml" w:rsidRPr="00000000" w:rsidR="00000000" w:rsidDel="00000000" w:rsidP="00000000" w:rsidRDefault="00000000" w14:paraId="000000D3" wp14:textId="77777777">
      <w:pPr>
        <w:rPr/>
      </w:pPr>
      <w:r w:rsidRPr="00000000" w:rsidDel="00000000" w:rsidR="00000000">
        <w:rPr>
          <w:rtl w:val="0"/>
        </w:rPr>
        <w:t xml:space="preserve">q(T) :- t1(T), s(T, C), rule(2,C).</w:t>
      </w:r>
    </w:p>
    <w:p xmlns:wp14="http://schemas.microsoft.com/office/word/2010/wordml" w:rsidRPr="00000000" w:rsidR="00000000" w:rsidDel="00000000" w:rsidP="00000000" w:rsidRDefault="00000000" w14:paraId="000000D4" wp14:textId="77777777">
      <w:pPr>
        <w:rPr/>
      </w:pPr>
      <w:r w:rsidRPr="00000000" w:rsidDel="00000000" w:rsidR="00000000">
        <w:rPr>
          <w:rtl w:val="0"/>
        </w:rPr>
        <w:t xml:space="preserve">q(T) :- t1(T), s(T, C), s(T, C2), rule(3,C,C2).</w:t>
      </w:r>
    </w:p>
    <w:p xmlns:wp14="http://schemas.microsoft.com/office/word/2010/wordml" w:rsidRPr="00000000" w:rsidR="00000000" w:rsidDel="00000000" w:rsidP="00000000" w:rsidRDefault="00000000" w14:paraId="000000D5" wp14:textId="77777777">
      <w:pPr>
        <w:rPr/>
      </w:pPr>
      <w:r w:rsidRPr="00000000" w:rsidDel="00000000" w:rsidR="00000000">
        <w:rPr>
          <w:rtl w:val="0"/>
        </w:rPr>
        <w:t xml:space="preserve">r(T) :- t1(T), rule(4).</w:t>
      </w:r>
    </w:p>
    <w:p xmlns:wp14="http://schemas.microsoft.com/office/word/2010/wordml" w:rsidRPr="00000000" w:rsidR="00000000" w:rsidDel="00000000" w:rsidP="00000000" w:rsidRDefault="00000000" w14:paraId="000000D6" wp14:textId="77777777">
      <w:pPr>
        <w:rPr/>
      </w:pPr>
      <w:r w:rsidRPr="00000000" w:rsidDel="00000000" w:rsidR="00000000">
        <w:rPr>
          <w:rtl w:val="0"/>
        </w:rPr>
        <w:t xml:space="preserve">r(T) :- t1(T), s(T, C), rule(5, C).</w:t>
      </w:r>
    </w:p>
    <w:p xmlns:wp14="http://schemas.microsoft.com/office/word/2010/wordml" w:rsidRPr="00000000" w:rsidR="00000000" w:rsidDel="00000000" w:rsidP="00000000" w:rsidRDefault="00000000" w14:paraId="000000D7" wp14:textId="77777777">
      <w:pPr>
        <w:rPr/>
      </w:pPr>
      <w:r w:rsidRPr="00000000" w:rsidDel="00000000" w:rsidR="00000000">
        <w:rPr>
          <w:rtl w:val="0"/>
        </w:rPr>
        <w:t xml:space="preserve">r(T) :- t1(T), s(T, C), s(T, C2), rule(6, C, C2).</w:t>
      </w:r>
    </w:p>
    <w:p xmlns:wp14="http://schemas.microsoft.com/office/word/2010/wordml" w:rsidRPr="00000000" w:rsidR="00000000" w:rsidDel="00000000" w:rsidP="00000000" w:rsidRDefault="00000000" w14:paraId="000000D8" wp14:textId="77777777">
      <w:pPr>
        <w:rPr/>
      </w:pPr>
      <w:r w:rsidRPr="00000000" w:rsidDel="00000000" w:rsidR="00000000">
        <w:rPr>
          <w:rtl w:val="0"/>
        </w:rPr>
      </w:r>
    </w:p>
    <w:p xmlns:wp14="http://schemas.microsoft.com/office/word/2010/wordml" w:rsidRPr="00000000" w:rsidR="00000000" w:rsidDel="00000000" w:rsidP="00000000" w:rsidRDefault="00000000" w14:paraId="000000D9"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DA" wp14:textId="77777777">
      <w:pPr>
        <w:rPr/>
      </w:pPr>
      <w:r w:rsidRPr="00000000" w:rsidDel="00000000" w:rsidR="00000000">
        <w:rPr>
          <w:rtl w:val="0"/>
        </w:rPr>
        <w:t xml:space="preserve">as in B</w:t>
      </w:r>
    </w:p>
    <w:p xmlns:wp14="http://schemas.microsoft.com/office/word/2010/wordml" w:rsidRPr="00000000" w:rsidR="00000000" w:rsidDel="00000000" w:rsidP="00000000" w:rsidRDefault="00000000" w14:paraId="000000DB" wp14:textId="77777777">
      <w:pPr>
        <w:rPr/>
      </w:pPr>
      <w:r w:rsidRPr="00000000" w:rsidDel="00000000" w:rsidR="00000000">
        <w:rPr>
          <w:rtl w:val="0"/>
        </w:rPr>
      </w:r>
    </w:p>
    <w:p xmlns:wp14="http://schemas.microsoft.com/office/word/2010/wordml" w:rsidRPr="00000000" w:rsidR="00000000" w:rsidDel="00000000" w:rsidP="00000000" w:rsidRDefault="00000000" w14:paraId="000000DC" wp14:textId="77777777">
      <w:pPr>
        <w:rPr/>
      </w:pPr>
      <w:r w:rsidRPr="00000000" w:rsidDel="00000000" w:rsidR="00000000">
        <w:rPr>
          <w:rtl w:val="0"/>
        </w:rPr>
        <w:t xml:space="preserve">{rule(1), rule(2,a), rule(2,b), </w:t>
      </w:r>
      <w:commentRangeStart w:id="20"/>
      <w:commentRangeStart w:id="21"/>
      <w:commentRangeStart w:id="22"/>
      <w:r w:rsidRPr="00000000" w:rsidDel="00000000" w:rsidR="00000000">
        <w:rPr>
          <w:rtl w:val="0"/>
        </w:rPr>
        <w:t xml:space="preserve">rule(3, a, b)</w:t>
      </w:r>
      <w:commentRangeEnd w:id="20"/>
      <w:r w:rsidRPr="00000000" w:rsidDel="00000000" w:rsidR="00000000">
        <w:commentReference w:id="20"/>
      </w:r>
      <w:commentRangeEnd w:id="21"/>
      <w:r w:rsidRPr="00000000" w:rsidDel="00000000" w:rsidR="00000000">
        <w:commentReference w:id="21"/>
      </w:r>
      <w:commentRangeEnd w:id="22"/>
      <w:r w:rsidRPr="00000000" w:rsidDel="00000000" w:rsidR="00000000">
        <w:commentReference w:id="22"/>
      </w:r>
      <w:r w:rsidRPr="00000000" w:rsidDel="00000000" w:rsidR="00000000">
        <w:rPr>
          <w:rtl w:val="0"/>
        </w:rPr>
        <w:t xml:space="preserve">, rule(4), rule(5,a), rule(5,b), rule(6,a,b)}.</w:t>
      </w:r>
    </w:p>
    <w:p xmlns:wp14="http://schemas.microsoft.com/office/word/2010/wordml" w:rsidRPr="00000000" w:rsidR="00000000" w:rsidDel="00000000" w:rsidP="00000000" w:rsidRDefault="00000000" w14:paraId="000000DD" wp14:textId="77777777">
      <w:pPr>
        <w:rPr/>
      </w:pPr>
      <w:r w:rsidRPr="00000000" w:rsidDel="00000000" w:rsidR="00000000">
        <w:rPr>
          <w:rtl w:val="0"/>
        </w:rPr>
      </w:r>
    </w:p>
    <w:p xmlns:wp14="http://schemas.microsoft.com/office/word/2010/wordml" w:rsidRPr="00000000" w:rsidR="00000000" w:rsidDel="00000000" w:rsidP="00000000" w:rsidRDefault="00000000" w14:paraId="000000DE" wp14:textId="77777777">
      <w:pPr>
        <w:rPr/>
      </w:pPr>
      <w:r w:rsidRPr="00000000" w:rsidDel="00000000" w:rsidR="00000000">
        <w:rPr>
          <w:rtl w:val="0"/>
        </w:rPr>
        <w:t xml:space="preserve">goal :- p(1,2), not p(2,1).</w:t>
      </w:r>
    </w:p>
    <w:p xmlns:wp14="http://schemas.microsoft.com/office/word/2010/wordml" w:rsidRPr="00000000" w:rsidR="00000000" w:rsidDel="00000000" w:rsidP="00000000" w:rsidRDefault="00000000" w14:paraId="000000DF" wp14:textId="77777777">
      <w:pPr>
        <w:rPr/>
      </w:pPr>
      <w:r w:rsidRPr="00000000" w:rsidDel="00000000" w:rsidR="00000000">
        <w:rPr>
          <w:rtl w:val="0"/>
        </w:rPr>
        <w:t xml:space="preserve">:- not goal.</w:t>
      </w:r>
    </w:p>
    <w:p xmlns:wp14="http://schemas.microsoft.com/office/word/2010/wordml" w:rsidRPr="00000000" w:rsidR="00000000" w:rsidDel="00000000" w:rsidP="00000000" w:rsidRDefault="00000000" w14:paraId="000000E0" wp14:textId="77777777">
      <w:pPr>
        <w:rPr/>
      </w:pPr>
      <w:r w:rsidRPr="00000000" w:rsidDel="00000000" w:rsidR="00000000">
        <w:rPr>
          <w:rtl w:val="0"/>
        </w:rPr>
      </w:r>
    </w:p>
    <w:p xmlns:wp14="http://schemas.microsoft.com/office/word/2010/wordml" w:rsidRPr="00000000" w:rsidR="00000000" w:rsidDel="00000000" w:rsidP="00000000" w:rsidRDefault="00000000" w14:paraId="000000E1" wp14:textId="77777777">
      <w:pPr>
        <w:rPr/>
      </w:pPr>
      <w:r w:rsidRPr="00000000" w:rsidDel="00000000" w:rsidR="00000000">
        <w:rPr>
          <w:rtl w:val="0"/>
        </w:rPr>
        <w:t xml:space="preserve">#minimise[rule(1)=1, rule(2,C)=2, rule(3,C,C1)=3, rule(4)=1, rule(5,C)=2, rule(6,C,C1)=3].</w:t>
      </w:r>
    </w:p>
    <w:p xmlns:wp14="http://schemas.microsoft.com/office/word/2010/wordml" w:rsidRPr="00000000" w:rsidR="00000000" w:rsidDel="00000000" w:rsidP="00000000" w:rsidRDefault="00000000" w14:paraId="000000E2" wp14:textId="77777777">
      <w:pPr/>
      <w:r w:rsidR="640F05B6">
        <w:rPr/>
        <w:t xml:space="preserve">        </w:t>
      </w:r>
    </w:p>
    <w:p xmlns:wp14="http://schemas.microsoft.com/office/word/2010/wordml" w:rsidRPr="00000000" w:rsidR="00000000" w:rsidDel="00000000" w:rsidP="00000000" w:rsidRDefault="00000000" w14:paraId="000000E3" wp14:textId="77777777">
      <w:pPr>
        <w:rPr/>
      </w:pPr>
      <w:r w:rsidRPr="00000000" w:rsidDel="00000000" w:rsidR="00000000">
        <w:rPr>
          <w:rtl w:val="0"/>
        </w:rPr>
        <w:t xml:space="preserve">3biii.</w:t>
      </w:r>
    </w:p>
    <w:p xmlns:wp14="http://schemas.microsoft.com/office/word/2010/wordml" w:rsidRPr="00000000" w:rsidR="00000000" w:rsidDel="00000000" w:rsidP="00000000" w:rsidRDefault="00000000" w14:paraId="000000E4" wp14:textId="77777777">
      <w:pPr>
        <w:rPr/>
      </w:pPr>
      <w:r w:rsidRPr="00000000" w:rsidDel="00000000" w:rsidR="00000000">
        <w:rPr>
          <w:rtl w:val="0"/>
        </w:rPr>
        <w:t xml:space="preserve">AS = {s(1,a), s(2,b), t1(1), t1(2), t2(a), t2(b), rule(2,a), rule(5,b), q(1), r(2), p(1,2), goal}</w:t>
      </w:r>
    </w:p>
    <w:p xmlns:wp14="http://schemas.microsoft.com/office/word/2010/wordml" w:rsidRPr="00000000" w:rsidR="00000000" w:rsidDel="00000000" w:rsidP="00000000" w:rsidRDefault="00000000" w14:paraId="000000E5" wp14:textId="77777777">
      <w:pPr>
        <w:rPr/>
      </w:pPr>
      <w:r w:rsidRPr="00000000" w:rsidDel="00000000" w:rsidR="00000000">
        <w:rPr>
          <w:rtl w:val="0"/>
        </w:rPr>
      </w:r>
    </w:p>
    <w:p xmlns:wp14="http://schemas.microsoft.com/office/word/2010/wordml" w:rsidRPr="00000000" w:rsidR="00000000" w:rsidDel="00000000" w:rsidP="00000000" w:rsidRDefault="00000000" w14:paraId="000000E6" wp14:textId="77777777">
      <w:pPr>
        <w:rPr/>
      </w:pPr>
      <w:r w:rsidRPr="00000000" w:rsidDel="00000000" w:rsidR="00000000">
        <w:rPr>
          <w:rtl w:val="0"/>
        </w:rPr>
      </w:r>
    </w:p>
    <w:p xmlns:wp14="http://schemas.microsoft.com/office/word/2010/wordml" w:rsidRPr="00000000" w:rsidR="00000000" w:rsidDel="00000000" w:rsidP="00000000" w:rsidRDefault="00000000" w14:paraId="000000E7" wp14:textId="77777777">
      <w:pPr>
        <w:rPr/>
      </w:pPr>
      <w:r w:rsidRPr="00000000" w:rsidDel="00000000" w:rsidR="00000000">
        <w:rPr>
          <w:rtl w:val="0"/>
        </w:rPr>
        <w:t xml:space="preserve">3ci. </w:t>
      </w:r>
    </w:p>
    <w:p xmlns:wp14="http://schemas.microsoft.com/office/word/2010/wordml" w:rsidRPr="00000000" w:rsidR="00000000" w:rsidDel="00000000" w:rsidP="00000000" w:rsidRDefault="00000000" w14:paraId="000000E8" wp14:textId="77777777">
      <w:pPr>
        <w:rPr/>
      </w:pPr>
      <w:r w:rsidRPr="00000000" w:rsidDel="00000000" w:rsidR="00000000">
        <w:rPr>
          <w:rtl w:val="0"/>
        </w:rPr>
        <w:t xml:space="preserve">AS1 = {heads.}</w:t>
      </w:r>
    </w:p>
    <w:p xmlns:wp14="http://schemas.microsoft.com/office/word/2010/wordml" w:rsidRPr="00000000" w:rsidR="00000000" w:rsidDel="00000000" w:rsidP="00000000" w:rsidRDefault="00000000" w14:paraId="000000E9" wp14:textId="77777777">
      <w:pPr>
        <w:rPr/>
      </w:pPr>
      <w:r w:rsidRPr="00000000" w:rsidDel="00000000" w:rsidR="00000000">
        <w:rPr>
          <w:rtl w:val="0"/>
        </w:rPr>
        <w:t xml:space="preserve">AS2 = {tails.}</w:t>
      </w:r>
    </w:p>
    <w:p xmlns:wp14="http://schemas.microsoft.com/office/word/2010/wordml" w:rsidRPr="00000000" w:rsidR="00000000" w:rsidDel="00000000" w:rsidP="00000000" w:rsidRDefault="00000000" w14:paraId="000000EA" wp14:textId="77777777">
      <w:pPr>
        <w:rPr/>
      </w:pPr>
      <w:r w:rsidRPr="00000000" w:rsidDel="00000000" w:rsidR="00000000">
        <w:rPr>
          <w:rtl w:val="0"/>
        </w:rPr>
      </w:r>
    </w:p>
    <w:p xmlns:wp14="http://schemas.microsoft.com/office/word/2010/wordml" w:rsidRPr="00000000" w:rsidR="00000000" w:rsidDel="00000000" w:rsidP="00000000" w:rsidRDefault="00000000" w14:paraId="000000EB" wp14:textId="77777777">
      <w:pPr>
        <w:rPr/>
      </w:pPr>
      <w:r w:rsidRPr="00000000" w:rsidDel="00000000" w:rsidR="00000000">
        <w:rPr>
          <w:rtl w:val="0"/>
        </w:rPr>
        <w:t xml:space="preserve">3cii.</w:t>
      </w:r>
    </w:p>
    <w:p xmlns:wp14="http://schemas.microsoft.com/office/word/2010/wordml" w:rsidRPr="00000000" w:rsidR="00000000" w:rsidDel="00000000" w:rsidP="00000000" w:rsidRDefault="00000000" w14:paraId="000000EC" wp14:textId="77777777">
      <w:pPr>
        <w:rPr/>
      </w:pPr>
      <w:commentRangeStart w:id="23"/>
      <w:commentRangeStart w:id="24"/>
      <w:commentRangeStart w:id="25"/>
      <w:commentRangeStart w:id="26"/>
      <w:commentRangeStart w:id="27"/>
      <w:commentRangeStart w:id="28"/>
      <w:commentRangeStart w:id="29"/>
      <w:r w:rsidRPr="00000000" w:rsidDel="00000000" w:rsidR="00000000">
        <w:rPr>
          <w:rtl w:val="0"/>
        </w:rPr>
        <w:t xml:space="preserve">No, because if you had E</w:t>
      </w:r>
      <w:r w:rsidRPr="00000000" w:rsidDel="00000000" w:rsidR="00000000">
        <w:rPr>
          <w:vertAlign w:val="superscript"/>
          <w:rtl w:val="0"/>
        </w:rPr>
        <w:t xml:space="preserve">+</w:t>
      </w:r>
      <w:r w:rsidRPr="00000000" w:rsidDel="00000000" w:rsidR="00000000">
        <w:rPr>
          <w:rtl w:val="0"/>
        </w:rPr>
        <w:t xml:space="preserve"> = {tails}, then a more minimal H would be {tails}.</w:t>
      </w:r>
      <w:commentRangeEnd w:id="23"/>
      <w:r w:rsidRPr="00000000" w:rsidDel="00000000" w:rsidR="00000000">
        <w:commentReference w:id="23"/>
      </w:r>
      <w:commentRangeEnd w:id="24"/>
      <w:r w:rsidRPr="00000000" w:rsidDel="00000000" w:rsidR="00000000">
        <w:commentReference w:id="24"/>
      </w:r>
      <w:commentRangeEnd w:id="25"/>
      <w:r w:rsidRPr="00000000" w:rsidDel="00000000" w:rsidR="00000000">
        <w:commentReference w:id="25"/>
      </w:r>
      <w:commentRangeEnd w:id="26"/>
      <w:r w:rsidRPr="00000000" w:rsidDel="00000000" w:rsidR="00000000">
        <w:commentReference w:id="26"/>
      </w:r>
      <w:commentRangeEnd w:id="27"/>
      <w:r w:rsidRPr="00000000" w:rsidDel="00000000" w:rsidR="00000000">
        <w:commentReference w:id="27"/>
      </w:r>
      <w:commentRangeEnd w:id="28"/>
      <w:r w:rsidRPr="00000000" w:rsidDel="00000000" w:rsidR="00000000">
        <w:commentReference w:id="28"/>
      </w:r>
      <w:commentRangeEnd w:id="29"/>
      <w:r w:rsidRPr="00000000" w:rsidDel="00000000" w:rsidR="00000000">
        <w:commentReference w:id="29"/>
      </w:r>
      <w:r w:rsidRPr="00000000" w:rsidDel="00000000" w:rsidR="00000000">
        <w:rPr>
          <w:rtl w:val="0"/>
        </w:rPr>
      </w:r>
    </w:p>
    <w:p xmlns:wp14="http://schemas.microsoft.com/office/word/2010/wordml" w:rsidRPr="00000000" w:rsidR="00000000" w:rsidDel="00000000" w:rsidP="00000000" w:rsidRDefault="00000000" w14:paraId="000000ED" wp14:textId="77777777">
      <w:pPr>
        <w:rPr/>
      </w:pPr>
      <w:r w:rsidRPr="00000000" w:rsidDel="00000000" w:rsidR="00000000">
        <w:rPr>
          <w:rtl w:val="0"/>
        </w:rPr>
      </w:r>
    </w:p>
    <w:p xmlns:wp14="http://schemas.microsoft.com/office/word/2010/wordml" w:rsidRPr="00000000" w:rsidR="00000000" w:rsidDel="00000000" w:rsidP="00000000" w:rsidRDefault="00000000" w14:paraId="000000EE" wp14:textId="77777777">
      <w:pPr>
        <w:rPr/>
      </w:pPr>
      <w:r w:rsidRPr="00000000" w:rsidDel="00000000" w:rsidR="00000000">
        <w:rPr>
          <w:rtl w:val="0"/>
        </w:rPr>
        <w:t xml:space="preserve">3ciii.</w:t>
      </w:r>
    </w:p>
    <w:p xmlns:wp14="http://schemas.microsoft.com/office/word/2010/wordml" w:rsidRPr="00000000" w:rsidR="00000000" w:rsidDel="00000000" w:rsidP="00000000" w:rsidRDefault="00000000" w14:paraId="000000EF" wp14:textId="77777777">
      <w:pPr>
        <w:rPr/>
      </w:pPr>
      <w:r w:rsidRPr="00000000" w:rsidDel="00000000" w:rsidR="00000000">
        <w:rPr>
          <w:rtl w:val="0"/>
        </w:rPr>
        <w:t xml:space="preserve">No, since the Answer Sets of B</w:t>
      </w:r>
      <w:r w:rsidRPr="00000000" w:rsidDel="00000000" w:rsidR="00000000">
        <w:rPr>
          <w:vertAlign w:val="subscript"/>
          <w:rtl w:val="0"/>
        </w:rPr>
        <w:t xml:space="preserve">2</w:t>
      </w:r>
      <w:r w:rsidRPr="00000000" w:rsidDel="00000000" w:rsidR="00000000">
        <w:rPr>
          <w:rFonts w:ascii="Arial Unicode MS" w:hAnsi="Arial Unicode MS" w:eastAsia="Arial Unicode MS" w:cs="Arial Unicode MS"/>
          <w:rtl w:val="0"/>
        </w:rPr>
        <w:t xml:space="preserve">∪H</w:t>
      </w:r>
      <w:r w:rsidRPr="00000000" w:rsidDel="00000000" w:rsidR="00000000">
        <w:rPr>
          <w:vertAlign w:val="subscript"/>
          <w:rtl w:val="0"/>
        </w:rPr>
        <w:t xml:space="preserve">2</w:t>
      </w:r>
      <w:r w:rsidRPr="00000000" w:rsidDel="00000000" w:rsidR="00000000">
        <w:rPr>
          <w:rtl w:val="0"/>
        </w:rPr>
        <w:t xml:space="preserve"> do not intersect, so there are no literals which occur in every answer set, so there are no positive or negative examples which can be given that occur in every answer set.</w:t>
      </w:r>
    </w:p>
    <w:p xmlns:wp14="http://schemas.microsoft.com/office/word/2010/wordml" w:rsidRPr="00000000" w:rsidR="00000000" w:rsidDel="00000000" w:rsidP="00000000" w:rsidRDefault="00000000" w14:paraId="000000F0" wp14:textId="77777777">
      <w:pPr>
        <w:rPr/>
      </w:pPr>
      <w:r w:rsidRPr="00000000" w:rsidDel="00000000" w:rsidR="00000000">
        <w:rPr>
          <w:rtl w:val="0"/>
        </w:rPr>
      </w:r>
    </w:p>
    <w:p xmlns:wp14="http://schemas.microsoft.com/office/word/2010/wordml" w:rsidRPr="00000000" w:rsidR="00000000" w:rsidDel="00000000" w:rsidP="00000000" w:rsidRDefault="00000000" w14:paraId="000000F1" wp14:textId="77777777">
      <w:pPr>
        <w:rPr/>
      </w:pPr>
      <w:r w:rsidRPr="00000000" w:rsidDel="00000000" w:rsidR="00000000">
        <w:rPr>
          <w:rtl w:val="0"/>
        </w:rPr>
        <w:t xml:space="preserve">3civ. </w:t>
      </w:r>
    </w:p>
    <w:p xmlns:wp14="http://schemas.microsoft.com/office/word/2010/wordml" w:rsidRPr="00000000" w:rsidR="00000000" w:rsidDel="00000000" w:rsidP="00000000" w:rsidRDefault="00000000" w14:paraId="000000F2" wp14:textId="77777777">
      <w:pPr>
        <w:rPr/>
      </w:pPr>
      <w:r w:rsidRPr="00000000" w:rsidDel="00000000" w:rsidR="00000000">
        <w:rPr>
          <w:rtl w:val="0"/>
        </w:rPr>
        <w:t xml:space="preserve">E</w:t>
      </w:r>
      <w:r w:rsidRPr="00000000" w:rsidDel="00000000" w:rsidR="00000000">
        <w:rPr>
          <w:vertAlign w:val="superscript"/>
          <w:rtl w:val="0"/>
        </w:rPr>
        <w:t xml:space="preserve">+</w:t>
      </w:r>
      <w:r w:rsidRPr="00000000" w:rsidDel="00000000" w:rsidR="00000000">
        <w:rPr>
          <w:rtl w:val="0"/>
        </w:rPr>
        <w:t xml:space="preserve"> = </w:t>
      </w:r>
      <w:commentRangeStart w:id="30"/>
      <w:commentRangeStart w:id="31"/>
      <w:commentRangeStart w:id="32"/>
      <w:commentRangeStart w:id="33"/>
      <w:commentRangeStart w:id="34"/>
      <w:r w:rsidRPr="00000000" w:rsidDel="00000000" w:rsidR="00000000">
        <w:rPr>
          <w:rFonts w:ascii="Arial Unicode MS" w:hAnsi="Arial Unicode MS" w:eastAsia="Arial Unicode MS" w:cs="Arial Unicode MS"/>
          <w:rtl w:val="0"/>
        </w:rPr>
        <w:t xml:space="preserve">{&lt;{heads},∅&gt;, &lt;{tails},∅&gt;}</w:t>
      </w:r>
      <w:commentRangeEnd w:id="30"/>
      <w:r w:rsidRPr="00000000" w:rsidDel="00000000" w:rsidR="00000000">
        <w:commentReference w:id="30"/>
      </w:r>
      <w:commentRangeEnd w:id="31"/>
      <w:r w:rsidRPr="00000000" w:rsidDel="00000000" w:rsidR="00000000">
        <w:commentReference w:id="31"/>
      </w:r>
      <w:commentRangeEnd w:id="32"/>
      <w:r w:rsidRPr="00000000" w:rsidDel="00000000" w:rsidR="00000000">
        <w:commentReference w:id="32"/>
      </w:r>
      <w:commentRangeEnd w:id="33"/>
      <w:r w:rsidRPr="00000000" w:rsidDel="00000000" w:rsidR="00000000">
        <w:commentReference w:id="33"/>
      </w:r>
      <w:commentRangeEnd w:id="34"/>
      <w:r w:rsidRPr="00000000" w:rsidDel="00000000" w:rsidR="00000000">
        <w:commentReference w:id="34"/>
      </w:r>
      <w:r w:rsidRPr="00000000" w:rsidDel="00000000" w:rsidR="00000000">
        <w:rPr>
          <w:rtl w:val="0"/>
        </w:rPr>
      </w:r>
    </w:p>
    <w:p xmlns:wp14="http://schemas.microsoft.com/office/word/2010/wordml" w:rsidRPr="00000000" w:rsidR="00000000" w:rsidDel="00000000" w:rsidP="00000000" w:rsidRDefault="00000000" w14:paraId="000000F3" wp14:textId="77777777">
      <w:pPr>
        <w:rPr/>
      </w:pPr>
      <w:r w:rsidRPr="00000000" w:rsidDel="00000000" w:rsidR="00000000">
        <w:rPr>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w:t>
      </w:r>
    </w:p>
    <w:p xmlns:wp14="http://schemas.microsoft.com/office/word/2010/wordml" w:rsidRPr="00000000" w:rsidR="00000000" w:rsidDel="00000000" w:rsidP="00000000" w:rsidRDefault="00000000" w14:paraId="000000F4" wp14:textId="77777777">
      <w:pPr>
        <w:rPr/>
      </w:pPr>
      <w:r w:rsidRPr="00000000" w:rsidDel="00000000" w:rsidR="00000000">
        <w:rPr>
          <w:rtl w:val="0"/>
        </w:rPr>
      </w:r>
    </w:p>
    <w:p xmlns:wp14="http://schemas.microsoft.com/office/word/2010/wordml" w:rsidRPr="00000000" w:rsidR="00000000" w:rsidDel="00000000" w:rsidP="00000000" w:rsidRDefault="00000000" w14:paraId="000000F5" wp14:textId="77777777">
      <w:pPr>
        <w:rPr/>
      </w:pPr>
      <w:r w:rsidRPr="00000000" w:rsidDel="00000000" w:rsidR="00000000">
        <w:rPr>
          <w:rtl w:val="0"/>
        </w:rPr>
        <w:t xml:space="preserve">====</w:t>
      </w:r>
    </w:p>
    <w:p xmlns:wp14="http://schemas.microsoft.com/office/word/2010/wordml" w:rsidRPr="00000000" w:rsidR="00000000" w:rsidDel="00000000" w:rsidP="00000000" w:rsidRDefault="00000000" w14:paraId="000000F6" wp14:textId="77777777">
      <w:pPr>
        <w:rPr/>
      </w:pPr>
      <w:r w:rsidRPr="00000000" w:rsidDel="00000000" w:rsidR="00000000">
        <w:rPr>
          <w:rtl w:val="0"/>
        </w:rPr>
        <w:t xml:space="preserve">Alternative answer:</w:t>
      </w:r>
    </w:p>
    <w:p xmlns:wp14="http://schemas.microsoft.com/office/word/2010/wordml" w:rsidRPr="00000000" w:rsidR="00000000" w:rsidDel="00000000" w:rsidP="00000000" w:rsidRDefault="00000000" w14:paraId="000000F7" wp14:textId="77777777">
      <w:pPr>
        <w:rPr/>
      </w:pPr>
      <w:r w:rsidRPr="00000000" w:rsidDel="00000000" w:rsidR="00000000">
        <w:rPr>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{&lt;{heads}, ∅&gt;, &lt;{tails}, ∅&gt;, </w:t>
      </w:r>
      <w:commentRangeStart w:id="35"/>
      <w:commentRangeStart w:id="36"/>
      <w:commentRangeStart w:id="37"/>
      <w:commentRangeStart w:id="38"/>
      <w:commentRangeStart w:id="39"/>
      <w:r w:rsidRPr="00000000" w:rsidDel="00000000" w:rsidR="00000000">
        <w:rPr>
          <w:rFonts w:ascii="Arial Unicode MS" w:hAnsi="Arial Unicode MS" w:eastAsia="Arial Unicode MS" w:cs="Arial Unicode MS"/>
          <w:rtl w:val="0"/>
        </w:rPr>
        <w:t xml:space="preserve">&lt;∅, {heads}&gt;, &lt;∅, {tails}&gt;}</w:t>
      </w:r>
    </w:p>
    <w:p xmlns:wp14="http://schemas.microsoft.com/office/word/2010/wordml" w:rsidRPr="00000000" w:rsidR="00000000" w:rsidDel="00000000" w:rsidP="00000000" w:rsidRDefault="00000000" w14:paraId="000000F8" wp14:textId="77777777">
      <w:pPr>
        <w:rPr/>
      </w:pPr>
      <w:r w:rsidRPr="00000000" w:rsidDel="00000000" w:rsidR="00000000">
        <w:rPr>
          <w:rtl w:val="0"/>
        </w:rPr>
        <w:t xml:space="preserve">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{&lt;{heads, tails}, ∅&gt;}</w:t>
      </w:r>
      <w:commentRangeEnd w:id="35"/>
      <w:r w:rsidRPr="00000000" w:rsidDel="00000000" w:rsidR="00000000">
        <w:commentReference w:id="35"/>
      </w:r>
      <w:commentRangeEnd w:id="36"/>
      <w:r w:rsidRPr="00000000" w:rsidDel="00000000" w:rsidR="00000000">
        <w:commentReference w:id="36"/>
      </w:r>
      <w:commentRangeEnd w:id="37"/>
      <w:r w:rsidRPr="00000000" w:rsidDel="00000000" w:rsidR="00000000">
        <w:commentReference w:id="37"/>
      </w:r>
      <w:commentRangeEnd w:id="38"/>
      <w:r w:rsidRPr="00000000" w:rsidDel="00000000" w:rsidR="00000000">
        <w:commentReference w:id="38"/>
      </w:r>
      <w:commentRangeEnd w:id="39"/>
      <w:r w:rsidRPr="00000000" w:rsidDel="00000000" w:rsidR="00000000">
        <w:commentReference w:id="39"/>
      </w:r>
      <w:r w:rsidRPr="00000000" w:rsidDel="00000000" w:rsidR="00000000">
        <w:rPr>
          <w:rtl w:val="0"/>
        </w:rPr>
      </w:r>
    </w:p>
    <w:p xmlns:wp14="http://schemas.microsoft.com/office/word/2010/wordml" w:rsidRPr="00000000" w:rsidR="00000000" w:rsidDel="00000000" w:rsidP="00000000" w:rsidRDefault="00000000" w14:paraId="000000F9" wp14:textId="77777777">
      <w:pPr>
        <w:rPr/>
      </w:pPr>
      <w:r w:rsidRPr="00000000" w:rsidDel="00000000" w:rsidR="00000000">
        <w:rPr>
          <w:rtl w:val="0"/>
        </w:rPr>
      </w:r>
    </w:p>
    <w:p xmlns:wp14="http://schemas.microsoft.com/office/word/2010/wordml" w:rsidRPr="00000000" w:rsidR="00000000" w:rsidDel="00000000" w:rsidP="00000000" w:rsidRDefault="00000000" w14:paraId="000000FA" wp14:textId="77777777">
      <w:pPr>
        <w:rPr/>
      </w:pPr>
      <w:r w:rsidRPr="00000000" w:rsidDel="00000000" w:rsidR="00000000">
        <w:rPr>
          <w:rtl w:val="0"/>
        </w:rPr>
        <w:t xml:space="preserve">Question 4 is unassessed?</w:t>
      </w:r>
      <w:r w:rsidRPr="00000000" w:rsidDel="00000000" w:rsidR="00000000">
        <w:rPr>
          <w:rtl w:val="0"/>
        </w:rPr>
      </w:r>
    </w:p>
    <w:sectPr>
      <w:headerReference w:type="default" r:id="rId10"/>
      <w:pgSz w:w="11909" w:h="16834" w:orient="portrait"/>
      <w:pgMar w:top="1440" w:right="1440" w:bottom="1440" w:left="1440" w:header="720" w:footer="72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Anish Kothikar" w:date="2020-03-15T20:17:26Z" w:id="11">
    <w:p xmlns:wp14="http://schemas.microsoft.com/office/word/2010/wordml" w:rsidRPr="00000000" w:rsidR="00000000" w:rsidDel="00000000" w:rsidP="00000000" w:rsidRDefault="00000000" w14:paraId="000000F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Shouldn't it start with L and O?</w:t>
      </w:r>
    </w:p>
  </w:comment>
  <w:comment w:author="Robert J" w:date="2020-03-17T16:10:03Z" w:id="18">
    <w:p xmlns:wp14="http://schemas.microsoft.com/office/word/2010/wordml" w:rsidRPr="00000000" w:rsidR="00000000" w:rsidDel="00000000" w:rsidP="00000000" w:rsidRDefault="00000000" w14:paraId="000000F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Please help</w:t>
      </w:r>
    </w:p>
  </w:comment>
  <w:comment w:author="Matthew Baugh" w:date="2020-03-17T16:35:30Z" w:id="19">
    <w:p xmlns:wp14="http://schemas.microsoft.com/office/word/2010/wordml" w:rsidRPr="00000000" w:rsidR="00000000" w:rsidDel="00000000" w:rsidP="00000000" w:rsidRDefault="00000000" w14:paraId="000000F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because the question only asks to show H is a complete inductive solution I dont think we need to consider the negative example in the proof, only discuss it after</w:t>
      </w:r>
    </w:p>
  </w:comment>
  <w:comment w:author="Anish Kothikar" w:date="2020-03-15T20:26:23Z" w:id="12">
    <w:p xmlns:wp14="http://schemas.microsoft.com/office/word/2010/wordml" w:rsidRPr="00000000" w:rsidR="00000000" w:rsidDel="00000000" w:rsidP="00000000" w:rsidRDefault="00000000" w14:paraId="000000F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Can't we have H={cit(P) &lt;- nat(P), adult(P) &lt;- age(P, A)}. And this then proves E+ without proving E- as there is no permResidence(tom)</w:t>
      </w:r>
    </w:p>
  </w:comment>
  <w:comment w:author="Robert J" w:date="2020-03-17T14:57:54Z" w:id="13">
    <w:p xmlns:wp14="http://schemas.microsoft.com/office/word/2010/wordml" w:rsidRPr="00000000" w:rsidR="00000000" w:rsidDel="00000000" w:rsidP="00000000" w:rsidRDefault="00000000" w14:paraId="0000010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You wouldn't get adult as an abducible in the abductive step though, right?</w:t>
      </w:r>
    </w:p>
    <w:p xmlns:wp14="http://schemas.microsoft.com/office/word/2010/wordml" w:rsidRPr="00000000" w:rsidR="00000000" w:rsidDel="00000000" w:rsidP="00000000" w:rsidRDefault="00000000" w14:paraId="0000010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Therefore you can't have it as a head in the Kernel set</w:t>
      </w:r>
    </w:p>
  </w:comment>
  <w:comment w:author="Anish Kothikar" w:date="2020-03-18T08:18:52Z" w:id="14">
    <w:p xmlns:wp14="http://schemas.microsoft.com/office/word/2010/wordml" w:rsidRPr="00000000" w:rsidR="00000000" w:rsidDel="00000000" w:rsidP="00000000" w:rsidRDefault="00000000" w14:paraId="0000010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OK that makes sense</w:t>
      </w:r>
    </w:p>
  </w:comment>
  <w:comment w:author="Robert J" w:date="2020-03-17T16:17:11Z" w:id="23">
    <w:p xmlns:wp14="http://schemas.microsoft.com/office/word/2010/wordml" w:rsidRPr="00000000" w:rsidR="00000000" w:rsidDel="00000000" w:rsidP="00000000" w:rsidRDefault="00000000" w14:paraId="000001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this a good enough explanation?</w:t>
      </w:r>
    </w:p>
  </w:comment>
  <w:comment w:author="Ali Ghachem" w:date="2020-03-17T22:38:21Z" w:id="24">
    <w:p xmlns:wp14="http://schemas.microsoft.com/office/word/2010/wordml" w:rsidRPr="00000000" w:rsidR="00000000" w:rsidDel="00000000" w:rsidP="00000000" w:rsidRDefault="00000000" w14:paraId="0000010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Why not just have {heads, tails}? That would make H2 optimal as the q requires. (This should correspond to 3civ since brave induction tasks can be transformed into learning from answer set tasks)</w:t>
      </w:r>
    </w:p>
  </w:comment>
  <w:comment w:author="Robert J" w:date="2020-03-17T22:39:44Z" w:id="25">
    <w:p xmlns:wp14="http://schemas.microsoft.com/office/word/2010/wordml" w:rsidRPr="00000000" w:rsidR="00000000" w:rsidDel="00000000" w:rsidP="00000000" w:rsidRDefault="00000000" w14:paraId="0000010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How would that work? No AS satisfies that, since there are only separate {heads} and {tails} answer sets</w:t>
      </w:r>
    </w:p>
  </w:comment>
  <w:comment w:author="Ali Ghachem" w:date="2020-03-17T22:41:29Z" w:id="26">
    <w:p xmlns:wp14="http://schemas.microsoft.com/office/word/2010/wordml" w:rsidRPr="00000000" w:rsidR="00000000" w:rsidDel="00000000" w:rsidP="00000000" w:rsidRDefault="00000000" w14:paraId="000001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Nevermind, my mistake. Your explanation is probably sufficient but you might need to cover the other cases (hypotheses covering heads, empty sets and tails)</w:t>
      </w:r>
    </w:p>
  </w:comment>
  <w:comment w:author="Ali Ghachem" w:date="2020-03-17T22:44:11Z" w:id="27">
    <w:p xmlns:wp14="http://schemas.microsoft.com/office/word/2010/wordml" w:rsidRPr="00000000" w:rsidR="00000000" w:rsidDel="00000000" w:rsidP="00000000" w:rsidRDefault="00000000" w14:paraId="000001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However, you could have E+ = {heads} and E- = {tails}</w:t>
      </w:r>
    </w:p>
  </w:comment>
  <w:comment w:author="Robert J" w:date="2020-03-17T23:02:00Z" w:id="28">
    <w:p xmlns:wp14="http://schemas.microsoft.com/office/word/2010/wordml" w:rsidRPr="00000000" w:rsidR="00000000" w:rsidDel="00000000" w:rsidP="00000000" w:rsidRDefault="00000000" w14:paraId="0000010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then the empty set would be optimal, not H</w:t>
      </w:r>
    </w:p>
  </w:comment>
  <w:comment w:author="Ali Ghachem" w:date="2020-03-18T09:14:39Z" w:id="29">
    <w:p xmlns:wp14="http://schemas.microsoft.com/office/word/2010/wordml" w:rsidRPr="00000000" w:rsidR="00000000" w:rsidDel="00000000" w:rsidP="00000000" w:rsidRDefault="00000000" w14:paraId="000001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Then E+ = {tails}, E- = {heads}?</w:t>
      </w:r>
    </w:p>
  </w:comment>
  <w:comment w:author="Anish Kothikar" w:date="2020-03-15T21:18:41Z" w:id="20">
    <w:p xmlns:wp14="http://schemas.microsoft.com/office/word/2010/wordml" w:rsidRPr="00000000" w:rsidR="00000000" w:rsidDel="00000000" w:rsidP="00000000" w:rsidRDefault="00000000" w14:paraId="000001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we not enumerate all possible combinations of C and C2? (same for rule(6, C, C2)), so you get {..., rule(3, a, a), rule(3, a, b), rule(3, b, a), rule(3, b, b), ...}</w:t>
      </w:r>
    </w:p>
  </w:comment>
  <w:comment w:author="Matthew Baugh" w:date="2020-03-17T16:28:09Z" w:id="21">
    <w:p xmlns:wp14="http://schemas.microsoft.com/office/word/2010/wordml" w:rsidRPr="00000000" w:rsidR="00000000" w:rsidDel="00000000" w:rsidP="00000000" w:rsidRDefault="00000000" w14:paraId="000001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we dont need the others as they're equivalent to ones we ready have, for example rule(3, b,b) is equivalent to rule(2,b), and rule(3,b,a) is equivalent to rule(3,a,b)</w:t>
      </w:r>
    </w:p>
  </w:comment>
  <w:comment w:author="Ali Ghachem" w:date="2020-03-17T22:30:09Z" w:id="22">
    <w:p xmlns:wp14="http://schemas.microsoft.com/office/word/2010/wordml" w:rsidRPr="00000000" w:rsidR="00000000" w:rsidDel="00000000" w:rsidP="00000000" w:rsidRDefault="00000000" w14:paraId="000001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In the past I believe we haven't done rule (3,a, a) etc with Mark (I also agree that we assume C1 and C2 are different; if the constants are the same then we have s(T,C1) = s(T, C2) and so we can remove one, and so on</w:t>
      </w:r>
    </w:p>
  </w:comment>
  <w:comment w:author="Roxy Sammons" w:date="2020-03-15T15:24:19Z" w:id="0">
    <w:p xmlns:wp14="http://schemas.microsoft.com/office/word/2010/wordml" w:rsidRPr="00000000" w:rsidR="00000000" w:rsidDel="00000000" w:rsidP="00000000" w:rsidRDefault="00000000" w14:paraId="000001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this not still the deductive phase?</w:t>
      </w:r>
    </w:p>
  </w:comment>
  <w:comment w:author="Anish Kothikar" w:date="2020-03-15T20:00:32Z" w:id="1">
    <w:p xmlns:wp14="http://schemas.microsoft.com/office/word/2010/wordml" w:rsidRPr="00000000" w:rsidR="00000000" w:rsidDel="00000000" w:rsidP="00000000" w:rsidRDefault="00000000" w14:paraId="000001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agree, you need to show the mode bodies can be entailed with SLD and then you write the generalized kernel set. I don't think anything after that is relevant.</w:t>
      </w:r>
    </w:p>
  </w:comment>
  <w:comment w:author="Haoxiang Zhou" w:date="2020-03-14T21:26:45Z" w:id="30">
    <w:p xmlns:wp14="http://schemas.microsoft.com/office/word/2010/wordml" w:rsidRPr="00000000" w:rsidR="00000000" w:rsidDel="00000000" w:rsidP="00000000" w:rsidRDefault="00000000" w14:paraId="000001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that's not correct as the optimal solution H for this would be just the facts {heads, tails}</w:t>
      </w:r>
    </w:p>
  </w:comment>
  <w:comment w:author="Joe Rackham" w:date="2020-03-15T17:15:03Z" w:id="31">
    <w:p xmlns:wp14="http://schemas.microsoft.com/office/word/2010/wordml" w:rsidRPr="00000000" w:rsidR="00000000" w:rsidDel="00000000" w:rsidP="00000000" w:rsidRDefault="00000000" w14:paraId="0000011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But we can't change the background knowledge</w:t>
      </w:r>
    </w:p>
  </w:comment>
  <w:comment w:author="Anish Kothikar" w:date="2020-03-15T21:29:02Z" w:id="32">
    <w:p xmlns:wp14="http://schemas.microsoft.com/office/word/2010/wordml" w:rsidRPr="00000000" w:rsidR="00000000" w:rsidDel="00000000" w:rsidP="00000000" w:rsidRDefault="00000000" w14:paraId="0000011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think they are changing the background knowledge. Just stating H={heads, tails} is another optimal solution</w:t>
      </w:r>
    </w:p>
  </w:comment>
  <w:comment w:author="Robert J" w:date="2020-03-17T16:18:36Z" w:id="33">
    <w:p xmlns:wp14="http://schemas.microsoft.com/office/word/2010/wordml" w:rsidRPr="00000000" w:rsidR="00000000" w:rsidDel="00000000" w:rsidP="00000000" w:rsidRDefault="00000000" w14:paraId="0000011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It only says that H2 must be "an" optimal, not "the" optimal, so any other length 2 hypothesis would also be fine</w:t>
      </w:r>
    </w:p>
  </w:comment>
  <w:comment w:author="Buneme Kyakilika" w:date="2020-03-17T19:07:06Z" w:id="34">
    <w:p xmlns:wp14="http://schemas.microsoft.com/office/word/2010/wordml" w:rsidRPr="00000000" w:rsidR="00000000" w:rsidDel="00000000" w:rsidP="00000000" w:rsidRDefault="00000000" w14:paraId="0000011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Anish Kothikar" w:date="2020-03-15T20:52:09Z" w:id="15">
    <w:p xmlns:wp14="http://schemas.microsoft.com/office/word/2010/wordml" w:rsidRPr="00000000" w:rsidR="00000000" w:rsidDel="00000000" w:rsidP="00000000" w:rsidRDefault="00000000" w14:paraId="000001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 someone insert a proof?</w:t>
      </w:r>
    </w:p>
  </w:comment>
  <w:comment w:author="Matthew Baugh" w:date="2020-03-17T16:34:20Z" w:id="16">
    <w:p xmlns:wp14="http://schemas.microsoft.com/office/word/2010/wordml" w:rsidRPr="00000000" w:rsidR="00000000" w:rsidDel="00000000" w:rsidP="00000000" w:rsidRDefault="00000000" w14:paraId="000001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added mine, but please check</w:t>
      </w:r>
    </w:p>
  </w:comment>
  <w:comment w:author="Anish Kothikar" w:date="2020-03-18T08:21:46Z" w:id="17">
    <w:p xmlns:wp14="http://schemas.microsoft.com/office/word/2010/wordml" w:rsidRPr="00000000" w:rsidR="00000000" w:rsidDel="00000000" w:rsidP="00000000" w:rsidRDefault="00000000" w14:paraId="000001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Looks fine</w:t>
      </w:r>
    </w:p>
  </w:comment>
  <w:comment w:author="Jack Morrison" w:date="2020-03-14T15:29:07Z" w:id="2">
    <w:p xmlns:wp14="http://schemas.microsoft.com/office/word/2010/wordml" w:rsidRPr="00000000" w:rsidR="00000000" w:rsidDel="00000000" w:rsidP="00000000" w:rsidRDefault="00000000" w14:paraId="000001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she has some solutions where she doesn't add all of the possible modeb literals, which is why I did it like this, since otherwise T is a lot larger and the proof below is a lot longer</w:t>
      </w:r>
    </w:p>
  </w:comment>
  <w:comment w:author="Buneme Kyakilika" w:date="2020-03-14T21:07:32Z" w:id="3">
    <w:p xmlns:wp14="http://schemas.microsoft.com/office/word/2010/wordml" w:rsidRPr="00000000" w:rsidR="00000000" w:rsidDel="00000000" w:rsidP="00000000" w:rsidRDefault="00000000" w14:paraId="000001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you remember which one(s) because I also thought you'd follow the algorithm strictly and add all possible modeb literals?</w:t>
      </w:r>
    </w:p>
  </w:comment>
  <w:comment w:author="Ellie Cherrill" w:date="2020-03-14T15:24:47Z" w:id="4">
    <w:p xmlns:wp14="http://schemas.microsoft.com/office/word/2010/wordml" w:rsidRPr="00000000" w:rsidR="00000000" w:rsidDel="00000000" w:rsidP="00000000" w:rsidRDefault="00000000" w14:paraId="000001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we need to do all of this as the question only asks for the kernel set?</w:t>
      </w:r>
    </w:p>
  </w:comment>
  <w:comment w:author="Jack Morrison" w:date="2020-03-14T15:27:11Z" w:id="5">
    <w:p xmlns:wp14="http://schemas.microsoft.com/office/word/2010/wordml" w:rsidRPr="00000000" w:rsidR="00000000" w:rsidDel="00000000" w:rsidP="00000000" w:rsidRDefault="00000000" w14:paraId="000001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only did this since it said an _inductive_ solution, so I thought that meant you had to do the inductive step?</w:t>
      </w:r>
    </w:p>
  </w:comment>
  <w:comment w:author="Buneme Kyakilika" w:date="2020-03-14T21:11:32Z" w:id="6">
    <w:p xmlns:wp14="http://schemas.microsoft.com/office/word/2010/wordml" w:rsidRPr="00000000" w:rsidR="00000000" w:rsidDel="00000000" w:rsidP="00000000" w:rsidRDefault="00000000" w14:paraId="000001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pretty sure this is more than required - "use [...] HAIL to construct the kernel set"</w:t>
      </w:r>
    </w:p>
  </w:comment>
  <w:comment w:author="Roxy Sammons" w:date="2020-03-15T15:25:48Z" w:id="7">
    <w:p xmlns:wp14="http://schemas.microsoft.com/office/word/2010/wordml" w:rsidRPr="00000000" w:rsidR="00000000" w:rsidDel="00000000" w:rsidP="00000000" w:rsidRDefault="00000000" w14:paraId="000001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Could you not just show that H subsumes K here?</w:t>
      </w:r>
    </w:p>
  </w:comment>
  <w:comment w:author="Anish Kothikar" w:date="2020-03-15T20:01:23Z" w:id="8">
    <w:p xmlns:wp14="http://schemas.microsoft.com/office/word/2010/wordml" w:rsidRPr="00000000" w:rsidR="00000000" w:rsidDel="00000000" w:rsidP="00000000" w:rsidRDefault="00000000" w14:paraId="000001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we can just stop at the deductive phase</w:t>
      </w:r>
    </w:p>
  </w:comment>
  <w:comment w:author="Anish Kothikar" w:date="2020-03-15T20:05:17Z" w:id="9">
    <w:p xmlns:wp14="http://schemas.microsoft.com/office/word/2010/wordml" w:rsidRPr="00000000" w:rsidR="00000000" w:rsidDel="00000000" w:rsidP="00000000" w:rsidRDefault="00000000" w14:paraId="000001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Not sure if we need to show or even state subsumption here, but would probably be safe to do so</w:t>
      </w:r>
    </w:p>
  </w:comment>
  <w:comment w:author="Matthew Baugh" w:date="2020-03-17T16:22:04Z" w:id="10">
    <w:p xmlns:wp14="http://schemas.microsoft.com/office/word/2010/wordml" w:rsidRPr="00000000" w:rsidR="00000000" w:rsidDel="00000000" w:rsidP="00000000" w:rsidRDefault="00000000" w14:paraId="000001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for stopping after finding kernel set</w:t>
      </w:r>
    </w:p>
  </w:comment>
  <w:comment w:author="Anish Kothikar" w:date="2020-03-15T21:30:18Z" w:id="35">
    <w:p xmlns:wp14="http://schemas.microsoft.com/office/word/2010/wordml" w:rsidRPr="00000000" w:rsidR="00000000" w:rsidDel="00000000" w:rsidP="00000000" w:rsidRDefault="00000000" w14:paraId="000001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we need both of these? I think we can have either the extra positive examples or the negative example and both would still give H2 as the optimal hypothesis.</w:t>
      </w:r>
    </w:p>
  </w:comment>
  <w:comment w:author="Ali Ghachem" w:date="2020-03-17T22:40:42Z" w:id="36">
    <w:p xmlns:wp14="http://schemas.microsoft.com/office/word/2010/wordml" w:rsidRPr="00000000" w:rsidR="00000000" w:rsidDel="00000000" w:rsidP="00000000" w:rsidRDefault="00000000" w14:paraId="000001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we should remove the last two +ve examples as they don't add anything. The last -ve example should probably remain</w:t>
      </w:r>
    </w:p>
  </w:comment>
  <w:comment w:author="Anish Kothikar" w:date="2020-03-18T08:26:02Z" w:id="37">
    <w:p xmlns:wp14="http://schemas.microsoft.com/office/word/2010/wordml" w:rsidRPr="00000000" w:rsidR="00000000" w:rsidDel="00000000" w:rsidP="00000000" w:rsidRDefault="00000000" w14:paraId="000001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thought the last 2 +ve and -ve said the same thing, especially if we are trying to prevent hypothesis {heads, tails}</w:t>
      </w:r>
    </w:p>
  </w:comment>
  <w:comment w:author="Ali Ghachem" w:date="2020-03-18T09:15:20Z" w:id="38">
    <w:p xmlns:wp14="http://schemas.microsoft.com/office/word/2010/wordml" w:rsidRPr="00000000" w:rsidR="00000000" w:rsidDel="00000000" w:rsidP="00000000" w:rsidRDefault="00000000" w14:paraId="0000012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If they are in E+ then only one answer set needs to extend the interpretation. Having a negative example is stronger in terms of restrictions.</w:t>
      </w:r>
    </w:p>
  </w:comment>
  <w:comment w:author="Anish Kothikar" w:date="2020-03-18T09:16:37Z" w:id="39">
    <w:p xmlns:wp14="http://schemas.microsoft.com/office/word/2010/wordml" w:rsidRPr="00000000" w:rsidR="00000000" w:rsidDel="00000000" w:rsidP="00000000" w:rsidRDefault="00000000" w14:paraId="000001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Fair enough</w:t>
      </w:r>
    </w:p>
  </w:comment>
  <w:comment w:initials="GK" w:author="Gallagher, Katie" w:date="2021-03-13T11:09:05" w:id="1075156718">
    <w:p w:rsidR="762728A1" w:rsidRDefault="762728A1" w14:paraId="53F0ACED" w14:textId="0BA69F64">
      <w:pPr>
        <w:pStyle w:val="CommentText"/>
      </w:pPr>
      <w:r w:rsidR="762728A1">
        <w:rPr/>
        <w:t>probably want nat to capture the type of X</w:t>
      </w:r>
      <w:r>
        <w:rPr>
          <w:rStyle w:val="CommentReference"/>
        </w:rPr>
        <w:annotationRef/>
      </w:r>
    </w:p>
  </w:comment>
  <w:comment w:initials="CT" w:author="Coste, Thomas" w:date="2021-03-14T10:50:46" w:id="1241565743">
    <w:p w:rsidR="0FF93EE0" w:rsidRDefault="0FF93EE0" w14:paraId="6084C554" w14:textId="2592C2F5">
      <w:pPr>
        <w:pStyle w:val="CommentText"/>
      </w:pPr>
      <w:r w:rsidR="0FF93EE0">
        <w:rPr/>
        <w:t>+1</w:t>
      </w:r>
      <w:r>
        <w:rPr>
          <w:rStyle w:val="CommentReference"/>
        </w:rPr>
        <w:annotationRef/>
      </w:r>
    </w:p>
  </w:comment>
  <w:comment w:initials="CT" w:author="Coste, Thomas" w:date="2021-03-14T11:34:34" w:id="602223401">
    <w:p w:rsidR="0FF93EE0" w:rsidRDefault="0FF93EE0" w14:paraId="5733F2AD" w14:textId="7EA582D5">
      <w:pPr>
        <w:pStyle w:val="CommentText"/>
      </w:pPr>
      <w:r w:rsidR="0FF93EE0">
        <w:rPr/>
        <w:t>+1</w:t>
      </w:r>
      <w:r>
        <w:rPr>
          <w:rStyle w:val="CommentReference"/>
        </w:rPr>
        <w:annotationRef/>
      </w:r>
    </w:p>
  </w:comment>
  <w:comment w:initials="BN" w:author="Blanchard, Lancelot N" w:date="2021-03-14T14:28:55" w:id="1815389205">
    <w:p w:rsidR="0FF93EE0" w:rsidRDefault="0FF93EE0" w14:paraId="161371D7" w14:textId="59DC68EF">
      <w:pPr>
        <w:pStyle w:val="CommentText"/>
      </w:pPr>
      <w:r w:rsidR="0FF93EE0">
        <w:rPr/>
        <w:t>I'm not sure. It seems like when you make a top-theory for ASPAL, you do not need to enforce types for constants. So I would have assumed it's the same for TopLog?</w:t>
      </w:r>
      <w:r>
        <w:rPr>
          <w:rStyle w:val="CommentReference"/>
        </w:rPr>
        <w:annotationRef/>
      </w:r>
    </w:p>
  </w:comment>
  <w:comment w:initials="BN" w:author="Blanchard, Lancelot N" w:date="2021-03-14T14:29:28" w:id="1996131277">
    <w:p w:rsidR="0FF93EE0" w:rsidRDefault="0FF93EE0" w14:paraId="3C692A7C" w14:textId="53AFF942">
      <w:pPr>
        <w:pStyle w:val="CommentText"/>
      </w:pPr>
      <w:r w:rsidR="0FF93EE0">
        <w:rPr/>
        <w:t>Though I would probably go with person(P) in the body of rules??</w:t>
      </w:r>
      <w:r>
        <w:rPr>
          <w:rStyle w:val="CommentReference"/>
        </w:rPr>
        <w:annotationRef/>
      </w:r>
    </w:p>
  </w:comment>
  <w:comment w:initials="CT" w:author="Coste, Thomas" w:date="2021-03-14T14:27:09" w:id="384510916">
    <w:p w:rsidR="0FF93EE0" w:rsidRDefault="0FF93EE0" w14:paraId="6E46E4EA" w14:textId="23FE1046">
      <w:pPr>
        <w:pStyle w:val="CommentText"/>
      </w:pPr>
      <w:r w:rsidR="0FF93EE0">
        <w:rPr/>
        <w:t>X isn't a constant though. Also per slide 2 of top-directed abductive learning notes, we give the typing for constants (or at least she does in the example)</w:t>
      </w:r>
      <w:r>
        <w:rPr>
          <w:rStyle w:val="CommentReference"/>
        </w:rPr>
        <w:annotationRef/>
      </w:r>
    </w:p>
  </w:comment>
  <w:comment w:initials="CT" w:author="Coste, Thomas" w:date="2021-03-14T14:34:09" w:id="2102947628">
    <w:p w:rsidR="0FF93EE0" w:rsidRDefault="0FF93EE0" w14:paraId="286CB49D" w14:textId="56270B48">
      <w:pPr>
        <w:pStyle w:val="CommentText"/>
      </w:pPr>
      <w:r w:rsidR="0FF93EE0">
        <w:rPr/>
        <w:t>my bad, I got P and X confused. but I do think we need the typing for both P and X</w:t>
      </w:r>
      <w:r>
        <w:rPr>
          <w:rStyle w:val="CommentReference"/>
        </w:rPr>
        <w:annotationRef/>
      </w:r>
    </w:p>
  </w:comment>
  <w:comment w:initials="GK" w:author="Gallagher, Katie" w:date="2021-03-13T11:09:05" w:id="1423252257">
    <w:p w:rsidR="0FF93EE0" w:rsidRDefault="0FF93EE0" w14:paraId="784AEB63" w14:textId="0BA69F64">
      <w:pPr>
        <w:pStyle w:val="CommentText"/>
      </w:pPr>
      <w:r w:rsidR="0FF93EE0">
        <w:rPr/>
        <w:t>probably want nat to capture the type of X</w:t>
      </w:r>
      <w:r>
        <w:rPr>
          <w:rStyle w:val="CommentReference"/>
        </w:rPr>
        <w:annotationRef/>
      </w:r>
    </w:p>
  </w:comment>
  <w:comment w:initials="CT" w:author="Coste, Thomas" w:date="2021-03-14T11:34:34" w:id="1264895105">
    <w:p w:rsidR="0FF93EE0" w:rsidRDefault="0FF93EE0" w14:paraId="6D4300A1" w14:textId="7EA582D5">
      <w:pPr>
        <w:pStyle w:val="CommentText"/>
      </w:pPr>
      <w:r w:rsidR="0FF93EE0">
        <w:rPr/>
        <w:t>+1</w:t>
      </w:r>
      <w:r>
        <w:rPr>
          <w:rStyle w:val="CommentReference"/>
        </w:rPr>
        <w:annotationRef/>
      </w:r>
    </w:p>
  </w:comment>
  <w:comment w:initials="BN" w:author="Blanchard, Lancelot N" w:date="2021-03-14T14:28:55" w:id="1118319062">
    <w:p w:rsidR="0FF93EE0" w:rsidRDefault="0FF93EE0" w14:paraId="76195090" w14:textId="59DC68EF">
      <w:pPr>
        <w:pStyle w:val="CommentText"/>
      </w:pPr>
      <w:r w:rsidR="0FF93EE0">
        <w:rPr/>
        <w:t>I'm not sure. It seems like when you make a top-theory for ASPAL, you do not need to enforce types for constants. So I would have assumed it's the same for TopLog?</w:t>
      </w:r>
      <w:r>
        <w:rPr>
          <w:rStyle w:val="CommentReference"/>
        </w:rPr>
        <w:annotationRef/>
      </w:r>
    </w:p>
  </w:comment>
  <w:comment w:initials="BN" w:author="Blanchard, Lancelot N" w:date="2021-03-14T14:29:28" w:id="2077648501">
    <w:p w:rsidR="0FF93EE0" w:rsidRDefault="0FF93EE0" w14:paraId="087C7A7E" w14:textId="53AFF942">
      <w:pPr>
        <w:pStyle w:val="CommentText"/>
      </w:pPr>
      <w:r w:rsidR="0FF93EE0">
        <w:rPr/>
        <w:t>Though I would probably go with person(P) in the body of rules??</w:t>
      </w:r>
      <w:r>
        <w:rPr>
          <w:rStyle w:val="CommentReference"/>
        </w:rPr>
        <w:annotationRef/>
      </w:r>
    </w:p>
  </w:comment>
  <w:comment w:initials="CT" w:author="Coste, Thomas" w:date="2021-03-14T14:27:09" w:id="1734799036">
    <w:p w:rsidR="0FF93EE0" w:rsidRDefault="0FF93EE0" w14:paraId="6F925C79" w14:textId="23FE1046">
      <w:pPr>
        <w:pStyle w:val="CommentText"/>
      </w:pPr>
      <w:r w:rsidR="0FF93EE0">
        <w:rPr/>
        <w:t>X isn't a constant though. Also per slide 2 of top-directed abductive learning notes, we give the typing for constants (or at least she does in the example)</w:t>
      </w:r>
      <w:r>
        <w:rPr>
          <w:rStyle w:val="CommentReference"/>
        </w:rPr>
        <w:annotationRef/>
      </w:r>
    </w:p>
  </w:comment>
  <w:comment w:initials="CT" w:author="Coste, Thomas" w:date="2021-03-14T14:34:09" w:id="1479864481">
    <w:p w:rsidR="0FF93EE0" w:rsidRDefault="0FF93EE0" w14:paraId="364B4452" w14:textId="56270B48">
      <w:pPr>
        <w:pStyle w:val="CommentText"/>
      </w:pPr>
      <w:r w:rsidR="0FF93EE0">
        <w:rPr/>
        <w:t>my bad, I got P and X confused. but I do think we need the typing for both P and X</w:t>
      </w:r>
      <w:r>
        <w:rPr>
          <w:rStyle w:val="CommentReference"/>
        </w:rPr>
        <w:annotationRef/>
      </w:r>
    </w:p>
  </w:comment>
  <w:comment w:initials="SE" w:author="Scheriani, Erik" w:date="2021-03-15T01:03:39" w:id="657242818">
    <w:p w:rsidR="0FF93EE0" w:rsidRDefault="0FF93EE0" w14:paraId="42F84567" w14:textId="4CDEAB92">
      <w:pPr>
        <w:pStyle w:val="CommentText"/>
      </w:pPr>
      <w:r w:rsidR="0FF93EE0">
        <w:rPr/>
        <w:t>We do for both imho</w:t>
      </w:r>
      <w:r>
        <w:rPr>
          <w:rStyle w:val="CommentReference"/>
        </w:rPr>
        <w:annotationRef/>
      </w:r>
    </w:p>
  </w:comment>
  <w:comment w:initials="SE" w:author="Scheriani, Erik" w:date="2021-03-15T01:11:56" w:id="1095973216">
    <w:p w:rsidR="0FF93EE0" w:rsidRDefault="0FF93EE0" w14:paraId="30EBA96F" w14:textId="7A2F928F">
      <w:pPr>
        <w:pStyle w:val="CommentText"/>
      </w:pPr>
      <w:r w:rsidR="0FF93EE0">
        <w:rPr/>
        <w:t>Shouldn't we also add q(1) and r(2) in the answer sets?</w:t>
      </w:r>
      <w:r>
        <w:rPr>
          <w:rStyle w:val="CommentReference"/>
        </w:rPr>
        <w:annotationRef/>
      </w:r>
    </w:p>
  </w:comment>
  <w:comment w:initials="SE" w:author="Scheriani, Erik" w:date="2021-03-15T01:19:32" w:id="1965250583">
    <w:p w:rsidR="0FF93EE0" w:rsidRDefault="0FF93EE0" w14:paraId="526DEF68" w14:textId="486C4ADB">
      <w:pPr>
        <w:pStyle w:val="CommentText"/>
      </w:pPr>
      <w:r w:rsidR="0FF93EE0">
        <w:rPr/>
        <w:t>How do we count variables? Are T, C, C2 three variables, correct? Shouldn't we only have two then? So r(T) :- t1(T), s(T, C), s(T, C2) becomes invalid. Any ideas?</w:t>
      </w:r>
      <w:r>
        <w:rPr>
          <w:rStyle w:val="CommentReference"/>
        </w:rPr>
        <w:annotationRef/>
      </w:r>
    </w:p>
  </w:comment>
  <w:comment w:initials="PB" w:author="Pahnke, Ben" w:date="2021-03-15T18:10:45" w:id="18140106">
    <w:p w:rsidR="0FF93EE0" w:rsidRDefault="0FF93EE0" w14:paraId="5DE16A90" w14:textId="7DA770D4">
      <w:pPr>
        <w:pStyle w:val="CommentText"/>
      </w:pPr>
      <w:r w:rsidR="0FF93EE0">
        <w:rPr/>
        <w:t>V_max doesn't include variables representing constants</w:t>
      </w:r>
      <w:r>
        <w:rPr>
          <w:rStyle w:val="CommentReference"/>
        </w:rPr>
        <w:annotationRef/>
      </w:r>
    </w:p>
  </w:comment>
  <w:comment w:initials="SE" w:author="Scheriani, Erik" w:date="2021-03-15T19:18:59" w:id="574789622">
    <w:p w:rsidR="0FF93EE0" w:rsidRDefault="0FF93EE0" w14:paraId="79AB5074" w14:textId="09B160CB">
      <w:pPr>
        <w:pStyle w:val="CommentText"/>
      </w:pPr>
      <w:r w:rsidR="0FF93EE0">
        <w:rPr/>
        <w:t>Thanks, figured it out lol</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3F0ACED"/>
  <w15:commentEx w15:done="0" w15:paraId="6084C554" w15:paraIdParent="000000FC"/>
  <w15:commentEx w15:done="0" w15:paraId="5733F2AD" w15:paraIdParent="53F0ACED"/>
  <w15:commentEx w15:done="0" w15:paraId="161371D7" w15:paraIdParent="53F0ACED"/>
  <w15:commentEx w15:done="0" w15:paraId="3C692A7C" w15:paraIdParent="53F0ACED"/>
  <w15:commentEx w15:done="0" w15:paraId="6E46E4EA" w15:paraIdParent="53F0ACED"/>
  <w15:commentEx w15:done="0" w15:paraId="286CB49D" w15:paraIdParent="53F0ACED"/>
  <w15:commentEx w15:paraId="784AEB63"/>
  <w15:commentEx w15:done="0" w15:paraId="6D4300A1" w15:paraIdParent="784AEB63"/>
  <w15:commentEx w15:done="0" w15:paraId="76195090" w15:paraIdParent="784AEB63"/>
  <w15:commentEx w15:done="0" w15:paraId="087C7A7E" w15:paraIdParent="784AEB63"/>
  <w15:commentEx w15:done="0" w15:paraId="6F925C79" w15:paraIdParent="784AEB63"/>
  <w15:commentEx w15:done="0" w15:paraId="364B4452" w15:paraIdParent="784AEB63"/>
  <w15:commentEx w15:done="0" w15:paraId="42F84567" w15:paraIdParent="784AEB63"/>
  <w15:commentEx w15:done="0" w15:paraId="30EBA96F"/>
  <w15:commentEx w15:done="0" w15:paraId="526DEF68"/>
  <w15:commentEx w15:done="0" w15:paraId="5DE16A90" w15:paraIdParent="526DEF68"/>
  <w15:commentEx w15:done="0" w15:paraId="79AB5074" w15:paraIdParent="526DEF6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0FAAA2" w16cex:dateUtc="2021-03-13T17:09:05.516Z"/>
  <w16cex:commentExtensible w16cex:durableId="3F681AF6" w16cex:dateUtc="2021-03-14T10:50:46.319Z"/>
  <w16cex:commentExtensible w16cex:durableId="2C86EEB8" w16cex:dateUtc="2021-03-14T11:34:34.657Z"/>
  <w16cex:commentExtensible w16cex:durableId="54285232" w16cex:dateUtc="2021-03-14T13:28:55.686Z"/>
  <w16cex:commentExtensible w16cex:durableId="4C228749" w16cex:dateUtc="2021-03-14T13:29:28.703Z"/>
  <w16cex:commentExtensible w16cex:durableId="22926DCF" w16cex:dateUtc="2021-03-14T14:27:09.053Z"/>
  <w16cex:commentExtensible w16cex:durableId="3C5141A6" w16cex:dateUtc="2021-03-14T14:34:09.036Z"/>
  <w16cex:commentExtensible w16cex:durableId="49B7C423" w16cex:dateUtc="2021-03-13T17:09:05Z"/>
  <w16cex:commentExtensible w16cex:durableId="30D28AB3" w16cex:dateUtc="2021-03-14T11:34:34Z"/>
  <w16cex:commentExtensible w16cex:durableId="0F13F812" w16cex:dateUtc="2021-03-14T13:28:55Z"/>
  <w16cex:commentExtensible w16cex:durableId="0E01A386" w16cex:dateUtc="2021-03-14T13:29:28Z"/>
  <w16cex:commentExtensible w16cex:durableId="315922CE" w16cex:dateUtc="2021-03-14T14:27:09Z"/>
  <w16cex:commentExtensible w16cex:durableId="4E7079E3" w16cex:dateUtc="2021-03-14T14:34:09Z"/>
  <w16cex:commentExtensible w16cex:durableId="0C92442A" w16cex:dateUtc="2021-03-15T00:03:39.52Z"/>
  <w16cex:commentExtensible w16cex:durableId="63C7BEBD" w16cex:dateUtc="2021-03-15T00:11:56.859Z"/>
  <w16cex:commentExtensible w16cex:durableId="1C4D1AE3" w16cex:dateUtc="2021-03-15T00:19:32.402Z"/>
  <w16cex:commentExtensible w16cex:durableId="3A2848C6" w16cex:dateUtc="2021-03-15T18:10:45.906Z"/>
  <w16cex:commentExtensible w16cex:durableId="17D9BC91" w16cex:dateUtc="2021-03-15T18:18:59.118Z"/>
</w16cex:commentsExtensible>
</file>

<file path=word/commentsIds.xml><?xml version="1.0" encoding="utf-8"?>
<w16cid:commentsIds xmlns:mc="http://schemas.openxmlformats.org/markup-compatibility/2006" xmlns:w16cid="http://schemas.microsoft.com/office/word/2016/wordml/cid" mc:Ignorable="w16cid">
  <w16cid:commentId w16cid:paraId="000000FC" w16cid:durableId="369547F0"/>
  <w16cid:commentId w16cid:paraId="000000FD" w16cid:durableId="1A3D90B9"/>
  <w16cid:commentId w16cid:paraId="000000FE" w16cid:durableId="1A9F2215"/>
  <w16cid:commentId w16cid:paraId="000000FF" w16cid:durableId="7B46BAE5"/>
  <w16cid:commentId w16cid:paraId="00000101" w16cid:durableId="4477EA73"/>
  <w16cid:commentId w16cid:paraId="00000102" w16cid:durableId="37BC43D2"/>
  <w16cid:commentId w16cid:paraId="00000103" w16cid:durableId="3D7AF6FD"/>
  <w16cid:commentId w16cid:paraId="00000104" w16cid:durableId="2F68EB9A"/>
  <w16cid:commentId w16cid:paraId="00000105" w16cid:durableId="3206071C"/>
  <w16cid:commentId w16cid:paraId="00000106" w16cid:durableId="17B28F80"/>
  <w16cid:commentId w16cid:paraId="00000107" w16cid:durableId="4576F479"/>
  <w16cid:commentId w16cid:paraId="00000108" w16cid:durableId="72DF1D7D"/>
  <w16cid:commentId w16cid:paraId="00000109" w16cid:durableId="3BE6CCEA"/>
  <w16cid:commentId w16cid:paraId="0000010A" w16cid:durableId="336A53D6"/>
  <w16cid:commentId w16cid:paraId="0000010B" w16cid:durableId="4F771F65"/>
  <w16cid:commentId w16cid:paraId="0000010C" w16cid:durableId="1E35E808"/>
  <w16cid:commentId w16cid:paraId="0000010D" w16cid:durableId="6AC1EE91"/>
  <w16cid:commentId w16cid:paraId="0000010E" w16cid:durableId="497DC96A"/>
  <w16cid:commentId w16cid:paraId="0000010F" w16cid:durableId="2C8F7D2E"/>
  <w16cid:commentId w16cid:paraId="00000110" w16cid:durableId="7A497136"/>
  <w16cid:commentId w16cid:paraId="00000111" w16cid:durableId="2F24D504"/>
  <w16cid:commentId w16cid:paraId="00000112" w16cid:durableId="4B8FDCE3"/>
  <w16cid:commentId w16cid:paraId="00000113" w16cid:durableId="5EBED413"/>
  <w16cid:commentId w16cid:paraId="00000114" w16cid:durableId="4D878ABF"/>
  <w16cid:commentId w16cid:paraId="00000115" w16cid:durableId="38FE95DA"/>
  <w16cid:commentId w16cid:paraId="00000116" w16cid:durableId="598B5068"/>
  <w16cid:commentId w16cid:paraId="00000117" w16cid:durableId="638E82E4"/>
  <w16cid:commentId w16cid:paraId="00000118" w16cid:durableId="772A7FDE"/>
  <w16cid:commentId w16cid:paraId="00000119" w16cid:durableId="157623F9"/>
  <w16cid:commentId w16cid:paraId="0000011A" w16cid:durableId="70FDB1E6"/>
  <w16cid:commentId w16cid:paraId="0000011B" w16cid:durableId="2BAB8298"/>
  <w16cid:commentId w16cid:paraId="0000011C" w16cid:durableId="09D43941"/>
  <w16cid:commentId w16cid:paraId="0000011D" w16cid:durableId="23D76B7B"/>
  <w16cid:commentId w16cid:paraId="0000011E" w16cid:durableId="081E220D"/>
  <w16cid:commentId w16cid:paraId="0000011F" w16cid:durableId="2A994A71"/>
  <w16cid:commentId w16cid:paraId="00000120" w16cid:durableId="45473456"/>
  <w16cid:commentId w16cid:paraId="00000121" w16cid:durableId="337EA27A"/>
  <w16cid:commentId w16cid:paraId="00000122" w16cid:durableId="2AC61AC1"/>
  <w16cid:commentId w16cid:paraId="00000123" w16cid:durableId="1902EA2F"/>
  <w16cid:commentId w16cid:paraId="00000124" w16cid:durableId="2F97C698"/>
  <w16cid:commentId w16cid:paraId="53F0ACED" w16cid:durableId="6D0FAAA2"/>
  <w16cid:commentId w16cid:paraId="6084C554" w16cid:durableId="3F681AF6"/>
  <w16cid:commentId w16cid:paraId="5733F2AD" w16cid:durableId="2C86EEB8"/>
  <w16cid:commentId w16cid:paraId="161371D7" w16cid:durableId="54285232"/>
  <w16cid:commentId w16cid:paraId="3C692A7C" w16cid:durableId="4C228749"/>
  <w16cid:commentId w16cid:paraId="6E46E4EA" w16cid:durableId="22926DCF"/>
  <w16cid:commentId w16cid:paraId="286CB49D" w16cid:durableId="3C5141A6"/>
  <w16cid:commentId w16cid:paraId="784AEB63" w16cid:durableId="49B7C423"/>
  <w16cid:commentId w16cid:paraId="6D4300A1" w16cid:durableId="30D28AB3"/>
  <w16cid:commentId w16cid:paraId="76195090" w16cid:durableId="0F13F812"/>
  <w16cid:commentId w16cid:paraId="087C7A7E" w16cid:durableId="0E01A386"/>
  <w16cid:commentId w16cid:paraId="6F925C79" w16cid:durableId="315922CE"/>
  <w16cid:commentId w16cid:paraId="364B4452" w16cid:durableId="4E7079E3"/>
  <w16cid:commentId w16cid:paraId="42F84567" w16cid:durableId="0C92442A"/>
  <w16cid:commentId w16cid:paraId="30EBA96F" w16cid:durableId="63C7BEBD"/>
  <w16cid:commentId w16cid:paraId="526DEF68" w16cid:durableId="1C4D1AE3"/>
  <w16cid:commentId w16cid:paraId="5DE16A90" w16cid:durableId="3A2848C6"/>
  <w16cid:commentId w16cid:paraId="79AB5074" w16cid:durableId="17D9BC91"/>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FB"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people.xml><?xml version="1.0" encoding="utf-8"?>
<w15:people xmlns:mc="http://schemas.openxmlformats.org/markup-compatibility/2006" xmlns:w15="http://schemas.microsoft.com/office/word/2012/wordml" mc:Ignorable="w15">
  <w15:person w15:author="Gallagher, Katie">
    <w15:presenceInfo w15:providerId="AD" w15:userId="S::krg20@ic.ac.uk::bfe4675d-40a7-4753-a762-7d6afa7b619a"/>
  </w15:person>
  <w15:person w15:author="Coste, Thomas">
    <w15:presenceInfo w15:providerId="AD" w15:userId="S::tlc4418@ic.ac.uk::cfe120ae-d995-4307-a6b7-3dba5b41b20b"/>
  </w15:person>
  <w15:person w15:author="Blanchard, Lancelot N">
    <w15:presenceInfo w15:providerId="AD" w15:userId="S::lb4218@ic.ac.uk::67c0d3c0-ba99-4cdd-a6e5-9b7e88f5935b"/>
  </w15:person>
  <w15:person w15:author="Scheriani, Erik">
    <w15:presenceInfo w15:providerId="AD" w15:userId="S::es1513@ic.ac.uk::96f939bd-f4a7-446d-9a89-2efcb9e8f47f"/>
  </w15:person>
  <w15:person w15:author="Pahnke, Ben">
    <w15:presenceInfo w15:providerId="AD" w15:userId="S::bdp18@ic.ac.uk::3b5c572e-9399-4ea4-b32f-6c95044f9de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76761EB"/>
    <w:rsid w:val="00000000"/>
    <w:rsid w:val="076761EB"/>
    <w:rsid w:val="0A456EAE"/>
    <w:rsid w:val="0FF93EE0"/>
    <w:rsid w:val="15EB51EB"/>
    <w:rsid w:val="17F88B09"/>
    <w:rsid w:val="18AB13CF"/>
    <w:rsid w:val="1AED4762"/>
    <w:rsid w:val="1DE997D1"/>
    <w:rsid w:val="220B0A45"/>
    <w:rsid w:val="2B1C5A3D"/>
    <w:rsid w:val="2C8FA440"/>
    <w:rsid w:val="303E0766"/>
    <w:rsid w:val="303E0766"/>
    <w:rsid w:val="401F8D41"/>
    <w:rsid w:val="42043A75"/>
    <w:rsid w:val="45A7B163"/>
    <w:rsid w:val="54FCFC2B"/>
    <w:rsid w:val="54FCFC2B"/>
    <w:rsid w:val="573B7072"/>
    <w:rsid w:val="573B7072"/>
    <w:rsid w:val="577CAEF3"/>
    <w:rsid w:val="577CAEF3"/>
    <w:rsid w:val="5B941598"/>
    <w:rsid w:val="640F05B6"/>
    <w:rsid w:val="71385AB8"/>
    <w:rsid w:val="725A1234"/>
    <w:rsid w:val="73C43C19"/>
    <w:rsid w:val="762728A1"/>
  </w:rsids>
  <w:clrSchemeMapping w:bg1="light1" w:t1="dark1" w:bg2="light2" w:t2="dark2" w:accent1="accent1" w:accent2="accent2" w:accent3="accent3" w:accent4="accent4" w:accent5="accent5" w:accent6="accent6" w:hyperlink="hyperlink" w:followedHyperlink="followedHyperlink"/>
  <w14:docId w14:val="4DC9F526"/>
  <w15:docId w15:val="{3CE9F48C-45E1-40B4-B035-74240FC0B21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zh_C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header" Target="header1.xml" Id="rId10" /><Relationship Type="http://schemas.openxmlformats.org/officeDocument/2006/relationships/image" Target="media/image1.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3.png" Id="rId7" /><Relationship Type="http://schemas.openxmlformats.org/officeDocument/2006/relationships/image" Target="media/image2.png" Id="rId8" /><Relationship Type="http://schemas.microsoft.com/office/2011/relationships/people" Target="people.xml" Id="R1c4b779bdfcb412c" /><Relationship Type="http://schemas.microsoft.com/office/2011/relationships/commentsExtended" Target="commentsExtended.xml" Id="Rdc626dc1d8424c6e" /><Relationship Type="http://schemas.microsoft.com/office/2016/09/relationships/commentsIds" Target="commentsIds.xml" Id="Rb7fa1583d75940d8" /><Relationship Type="http://schemas.microsoft.com/office/2018/08/relationships/commentsExtensible" Target="commentsExtensible.xml" Id="R2bbd63c0faa74f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