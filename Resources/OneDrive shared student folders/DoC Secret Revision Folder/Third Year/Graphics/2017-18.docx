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1811E1" w:rsidRDefault="005D3640">
      <w:r>
        <w:t>1</w:t>
      </w:r>
    </w:p>
    <w:p w14:paraId="00000002" w14:textId="77777777" w:rsidR="001811E1" w:rsidRDefault="005D3640">
      <w:r>
        <w:t>a</w:t>
      </w:r>
    </w:p>
    <w:p w14:paraId="00000003" w14:textId="77777777" w:rsidR="001811E1" w:rsidRDefault="005D3640">
      <w:proofErr w:type="spellStart"/>
      <w:r>
        <w:t>i</w:t>
      </w:r>
      <w:proofErr w:type="spellEnd"/>
    </w:p>
    <w:p w14:paraId="00000004" w14:textId="77777777" w:rsidR="001811E1" w:rsidRDefault="005D3640">
      <w:commentRangeStart w:id="0"/>
      <w:commentRangeStart w:id="1"/>
      <w:commentRangeStart w:id="2"/>
      <w:commentRangeStart w:id="3"/>
      <w:commentRangeStart w:id="4"/>
      <w:r>
        <w:t>[[1, 0, 0, -10],</w:t>
      </w:r>
    </w:p>
    <w:p w14:paraId="00000005" w14:textId="77777777" w:rsidR="001811E1" w:rsidRDefault="005D3640">
      <w:r>
        <w:t xml:space="preserve"> [0, 1, 0, -10],</w:t>
      </w:r>
    </w:p>
    <w:p w14:paraId="00000006" w14:textId="77777777" w:rsidR="001811E1" w:rsidRDefault="005D3640">
      <w:r>
        <w:t xml:space="preserve"> [0, 0, 1, 0],</w:t>
      </w:r>
    </w:p>
    <w:p w14:paraId="00000007" w14:textId="77777777" w:rsidR="001811E1" w:rsidRDefault="005D3640">
      <w:r>
        <w:t xml:space="preserve"> [0, 0, 0, 1]]</w:t>
      </w:r>
      <w:commentRangeEnd w:id="0"/>
      <w:r>
        <w:commentReference w:id="0"/>
      </w:r>
      <w:commentRangeEnd w:id="1"/>
      <w:r>
        <w:commentReference w:id="1"/>
      </w:r>
      <w:commentRangeEnd w:id="2"/>
      <w:r>
        <w:commentReference w:id="2"/>
      </w:r>
      <w:commentRangeEnd w:id="3"/>
      <w:r>
        <w:commentReference w:id="3"/>
      </w:r>
      <w:commentRangeEnd w:id="4"/>
      <w:r>
        <w:commentReference w:id="4"/>
      </w:r>
    </w:p>
    <w:p w14:paraId="00000008" w14:textId="77777777" w:rsidR="001811E1" w:rsidRDefault="001811E1"/>
    <w:p w14:paraId="00000009" w14:textId="77777777" w:rsidR="001811E1" w:rsidRDefault="005D3640">
      <w:commentRangeStart w:id="5"/>
      <w:commentRangeStart w:id="6"/>
      <w:commentRangeStart w:id="7"/>
      <w:commentRangeStart w:id="8"/>
      <w:r>
        <w:t>[[0, 0, -1, 0],</w:t>
      </w:r>
    </w:p>
    <w:p w14:paraId="0000000A" w14:textId="77777777" w:rsidR="001811E1" w:rsidRDefault="005D3640">
      <w:r>
        <w:t>[</w:t>
      </w:r>
      <m:oMath>
        <m:r>
          <w:rPr>
            <w:rFonts w:ascii="Cambria Math" w:hAnsi="Cambria Math"/>
          </w:rPr>
          <m:t>-</m:t>
        </m:r>
        <m:rad>
          <m:radPr>
            <m:degHide m:val="1"/>
            <m:ctrlPr>
              <w:rPr>
                <w:rFonts w:ascii="Cambria Math" w:hAnsi="Cambria Math"/>
              </w:rPr>
            </m:ctrlPr>
          </m:radPr>
          <m:deg/>
          <m:e>
            <m:r>
              <w:rPr>
                <w:rFonts w:ascii="Cambria Math" w:hAnsi="Cambria Math"/>
              </w:rPr>
              <m:t>2</m:t>
            </m:r>
          </m:e>
        </m:rad>
        <m:r>
          <w:rPr>
            <w:rFonts w:ascii="Cambria Math" w:hAnsi="Cambria Math"/>
          </w:rPr>
          <m:t>/2</m:t>
        </m:r>
      </m:oMath>
      <w:r>
        <w:t xml:space="preserve">, </w:t>
      </w:r>
      <m:oMath>
        <m:rad>
          <m:radPr>
            <m:degHide m:val="1"/>
            <m:ctrlPr>
              <w:rPr>
                <w:rFonts w:ascii="Cambria Math" w:hAnsi="Cambria Math"/>
              </w:rPr>
            </m:ctrlPr>
          </m:radPr>
          <m:deg/>
          <m:e>
            <m:r>
              <w:rPr>
                <w:rFonts w:ascii="Cambria Math" w:hAnsi="Cambria Math"/>
              </w:rPr>
              <m:t>2</m:t>
            </m:r>
          </m:e>
        </m:rad>
        <m:r>
          <w:rPr>
            <w:rFonts w:ascii="Cambria Math" w:hAnsi="Cambria Math"/>
          </w:rPr>
          <m:t>/2</m:t>
        </m:r>
      </m:oMath>
      <w:r>
        <w:t>, 0, 0],</w:t>
      </w:r>
    </w:p>
    <w:p w14:paraId="0000000B" w14:textId="77777777" w:rsidR="001811E1" w:rsidRDefault="005D3640">
      <w:r>
        <w:t>[</w:t>
      </w:r>
      <m:oMath>
        <m:rad>
          <m:radPr>
            <m:degHide m:val="1"/>
            <m:ctrlPr>
              <w:rPr>
                <w:rFonts w:ascii="Cambria Math" w:hAnsi="Cambria Math"/>
              </w:rPr>
            </m:ctrlPr>
          </m:radPr>
          <m:deg/>
          <m:e>
            <m:r>
              <w:rPr>
                <w:rFonts w:ascii="Cambria Math" w:hAnsi="Cambria Math"/>
              </w:rPr>
              <m:t>2</m:t>
            </m:r>
          </m:e>
        </m:rad>
        <m:r>
          <w:rPr>
            <w:rFonts w:ascii="Cambria Math" w:hAnsi="Cambria Math"/>
          </w:rPr>
          <m:t xml:space="preserve">/2  </m:t>
        </m:r>
      </m:oMath>
      <w:r>
        <w:t xml:space="preserve">, </w:t>
      </w:r>
      <m:oMath>
        <m:rad>
          <m:radPr>
            <m:degHide m:val="1"/>
            <m:ctrlPr>
              <w:rPr>
                <w:rFonts w:ascii="Cambria Math" w:hAnsi="Cambria Math"/>
              </w:rPr>
            </m:ctrlPr>
          </m:radPr>
          <m:deg/>
          <m:e>
            <m:r>
              <w:rPr>
                <w:rFonts w:ascii="Cambria Math" w:hAnsi="Cambria Math"/>
              </w:rPr>
              <m:t>2</m:t>
            </m:r>
          </m:e>
        </m:rad>
        <m:r>
          <w:rPr>
            <w:rFonts w:ascii="Cambria Math" w:hAnsi="Cambria Math"/>
          </w:rPr>
          <m:t>/2</m:t>
        </m:r>
      </m:oMath>
      <w:r>
        <w:t xml:space="preserve">, 0, </w:t>
      </w:r>
      <m:oMath>
        <m:r>
          <w:rPr>
            <w:rFonts w:ascii="Cambria Math" w:hAnsi="Cambria Math"/>
          </w:rPr>
          <m:t>-10</m:t>
        </m:r>
        <m:rad>
          <m:radPr>
            <m:degHide m:val="1"/>
            <m:ctrlPr>
              <w:rPr>
                <w:rFonts w:ascii="Cambria Math" w:hAnsi="Cambria Math"/>
              </w:rPr>
            </m:ctrlPr>
          </m:radPr>
          <m:deg/>
          <m:e>
            <m:r>
              <w:rPr>
                <w:rFonts w:ascii="Cambria Math" w:hAnsi="Cambria Math"/>
              </w:rPr>
              <m:t>2</m:t>
            </m:r>
          </m:e>
        </m:rad>
      </m:oMath>
      <w:r>
        <w:t>],</w:t>
      </w:r>
    </w:p>
    <w:p w14:paraId="0000000C" w14:textId="77777777" w:rsidR="001811E1" w:rsidRDefault="005D3640">
      <w:r>
        <w:t>[0, 0, 0, 1]]</w:t>
      </w:r>
      <w:commentRangeEnd w:id="5"/>
      <w:r>
        <w:commentReference w:id="5"/>
      </w:r>
      <w:commentRangeEnd w:id="6"/>
      <w:r>
        <w:commentReference w:id="6"/>
      </w:r>
      <w:commentRangeEnd w:id="7"/>
      <w:r>
        <w:commentReference w:id="7"/>
      </w:r>
      <w:commentRangeEnd w:id="8"/>
      <w:r>
        <w:commentReference w:id="8"/>
      </w:r>
    </w:p>
    <w:p w14:paraId="0000000D" w14:textId="77777777" w:rsidR="001811E1" w:rsidRDefault="005D3640">
      <w:r>
        <w:t>Got the answer below:</w:t>
      </w:r>
    </w:p>
    <w:p w14:paraId="0000000E" w14:textId="77777777" w:rsidR="001811E1" w:rsidRDefault="005D3640">
      <w:commentRangeStart w:id="9"/>
      <w:commentRangeStart w:id="10"/>
      <w:commentRangeStart w:id="11"/>
      <w:commentRangeStart w:id="12"/>
      <w:r>
        <w:t>[[0, 0, 1, 0],</w:t>
      </w:r>
    </w:p>
    <w:p w14:paraId="0000000F" w14:textId="77777777" w:rsidR="001811E1" w:rsidRDefault="005D3640">
      <w:r>
        <w:t>[</w:t>
      </w:r>
      <m:oMath>
        <m:r>
          <w:rPr>
            <w:rFonts w:ascii="Cambria Math" w:hAnsi="Cambria Math"/>
          </w:rPr>
          <m:t>-</m:t>
        </m:r>
        <m:rad>
          <m:radPr>
            <m:degHide m:val="1"/>
            <m:ctrlPr>
              <w:rPr>
                <w:rFonts w:ascii="Cambria Math" w:hAnsi="Cambria Math"/>
              </w:rPr>
            </m:ctrlPr>
          </m:radPr>
          <m:deg/>
          <m:e>
            <m:r>
              <w:rPr>
                <w:rFonts w:ascii="Cambria Math" w:hAnsi="Cambria Math"/>
              </w:rPr>
              <m:t>2</m:t>
            </m:r>
          </m:e>
        </m:rad>
        <m:r>
          <w:rPr>
            <w:rFonts w:ascii="Cambria Math" w:hAnsi="Cambria Math"/>
          </w:rPr>
          <m:t>/2</m:t>
        </m:r>
      </m:oMath>
      <w:r>
        <w:t xml:space="preserve">, </w:t>
      </w:r>
      <m:oMath>
        <m:rad>
          <m:radPr>
            <m:degHide m:val="1"/>
            <m:ctrlPr>
              <w:rPr>
                <w:rFonts w:ascii="Cambria Math" w:hAnsi="Cambria Math"/>
              </w:rPr>
            </m:ctrlPr>
          </m:radPr>
          <m:deg/>
          <m:e>
            <m:r>
              <w:rPr>
                <w:rFonts w:ascii="Cambria Math" w:hAnsi="Cambria Math"/>
              </w:rPr>
              <m:t>2</m:t>
            </m:r>
          </m:e>
        </m:rad>
        <m:r>
          <w:rPr>
            <w:rFonts w:ascii="Cambria Math" w:hAnsi="Cambria Math"/>
          </w:rPr>
          <m:t>/2</m:t>
        </m:r>
      </m:oMath>
      <w:r>
        <w:t>, 0, 0],</w:t>
      </w:r>
    </w:p>
    <w:p w14:paraId="00000010" w14:textId="77777777" w:rsidR="001811E1" w:rsidRDefault="005D3640">
      <w:r>
        <w:t>[</w:t>
      </w:r>
      <m:oMath>
        <m:r>
          <w:rPr>
            <w:rFonts w:ascii="Cambria Math" w:hAnsi="Cambria Math"/>
          </w:rPr>
          <m:t>-</m:t>
        </m:r>
        <m:rad>
          <m:radPr>
            <m:degHide m:val="1"/>
            <m:ctrlPr>
              <w:rPr>
                <w:rFonts w:ascii="Cambria Math" w:hAnsi="Cambria Math"/>
              </w:rPr>
            </m:ctrlPr>
          </m:radPr>
          <m:deg/>
          <m:e>
            <m:r>
              <w:rPr>
                <w:rFonts w:ascii="Cambria Math" w:hAnsi="Cambria Math"/>
              </w:rPr>
              <m:t>2</m:t>
            </m:r>
          </m:e>
        </m:rad>
        <m:r>
          <w:rPr>
            <w:rFonts w:ascii="Cambria Math" w:hAnsi="Cambria Math"/>
          </w:rPr>
          <m:t>/2</m:t>
        </m:r>
      </m:oMath>
      <w:r>
        <w:t xml:space="preserve">, </w:t>
      </w:r>
      <m:oMath>
        <m:r>
          <w:rPr>
            <w:rFonts w:ascii="Cambria Math" w:hAnsi="Cambria Math"/>
          </w:rPr>
          <m:t>-</m:t>
        </m:r>
        <m:rad>
          <m:radPr>
            <m:degHide m:val="1"/>
            <m:ctrlPr>
              <w:rPr>
                <w:rFonts w:ascii="Cambria Math" w:hAnsi="Cambria Math"/>
              </w:rPr>
            </m:ctrlPr>
          </m:radPr>
          <m:deg/>
          <m:e>
            <m:r>
              <w:rPr>
                <w:rFonts w:ascii="Cambria Math" w:hAnsi="Cambria Math"/>
              </w:rPr>
              <m:t>2</m:t>
            </m:r>
          </m:e>
        </m:rad>
        <m:r>
          <w:rPr>
            <w:rFonts w:ascii="Cambria Math" w:hAnsi="Cambria Math"/>
          </w:rPr>
          <m:t>/2</m:t>
        </m:r>
      </m:oMath>
      <w:r>
        <w:t xml:space="preserve">, 0, </w:t>
      </w:r>
      <m:oMath>
        <m:r>
          <w:rPr>
            <w:rFonts w:ascii="Cambria Math" w:hAnsi="Cambria Math"/>
          </w:rPr>
          <m:t>10</m:t>
        </m:r>
        <m:rad>
          <m:radPr>
            <m:degHide m:val="1"/>
            <m:ctrlPr>
              <w:rPr>
                <w:rFonts w:ascii="Cambria Math" w:hAnsi="Cambria Math"/>
              </w:rPr>
            </m:ctrlPr>
          </m:radPr>
          <m:deg/>
          <m:e>
            <m:r>
              <w:rPr>
                <w:rFonts w:ascii="Cambria Math" w:hAnsi="Cambria Math"/>
              </w:rPr>
              <m:t>2</m:t>
            </m:r>
          </m:e>
        </m:rad>
      </m:oMath>
      <w:r>
        <w:t>],</w:t>
      </w:r>
    </w:p>
    <w:p w14:paraId="00000011" w14:textId="77777777" w:rsidR="001811E1" w:rsidRDefault="005D3640">
      <w:r>
        <w:t>[0, 0, 0, 1]]</w:t>
      </w:r>
      <w:commentRangeEnd w:id="9"/>
      <w:r>
        <w:commentReference w:id="9"/>
      </w:r>
      <w:commentRangeEnd w:id="10"/>
      <w:r>
        <w:commentReference w:id="10"/>
      </w:r>
      <w:commentRangeEnd w:id="11"/>
      <w:r>
        <w:commentReference w:id="11"/>
      </w:r>
      <w:commentRangeEnd w:id="12"/>
      <w:r>
        <w:commentReference w:id="12"/>
      </w:r>
    </w:p>
    <w:p w14:paraId="00000012" w14:textId="24AF874A" w:rsidR="001811E1" w:rsidRDefault="001811E1"/>
    <w:p w14:paraId="00000013" w14:textId="77777777" w:rsidR="001811E1" w:rsidRDefault="001811E1"/>
    <w:p w14:paraId="00000014" w14:textId="77777777" w:rsidR="001811E1" w:rsidRDefault="005D3640">
      <w:pPr>
        <w:rPr>
          <w:b/>
        </w:rPr>
      </w:pPr>
      <w:r>
        <w:rPr>
          <w:b/>
        </w:rPr>
        <w:t>Another alternative answer:</w:t>
      </w:r>
    </w:p>
    <w:p w14:paraId="00000015" w14:textId="77777777" w:rsidR="001811E1" w:rsidRDefault="005D3640">
      <w:r>
        <w:t>The camera sits at (10, 10, 0) pointing to the origin, in world space, so we want to make this vector sit at the origin, pointing down the z axis.</w:t>
      </w:r>
    </w:p>
    <w:p w14:paraId="00000016" w14:textId="77777777" w:rsidR="001811E1" w:rsidRDefault="005D3640">
      <w:r>
        <w:t xml:space="preserve">This is a </w:t>
      </w:r>
      <w:proofErr w:type="gramStart"/>
      <w:r>
        <w:t>3 step</w:t>
      </w:r>
      <w:proofErr w:type="gramEnd"/>
      <w:r>
        <w:t xml:space="preserve"> process:</w:t>
      </w:r>
    </w:p>
    <w:p w14:paraId="00000017" w14:textId="77F10E99" w:rsidR="001811E1" w:rsidRDefault="553D726A" w:rsidP="755D39D3">
      <w:r>
        <w:t>1) Translate by (-10, -10, 0)</w:t>
      </w:r>
      <w:commentRangeStart w:id="13"/>
      <w:commentRangeStart w:id="14"/>
      <w:r w:rsidR="2B4CA2CA">
        <w:rPr>
          <w:noProof/>
        </w:rPr>
        <w:drawing>
          <wp:inline distT="0" distB="0" distL="0" distR="0" wp14:anchorId="11BCAA3E" wp14:editId="10E41792">
            <wp:extent cx="4452938" cy="475536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5.jpg"/>
                    <pic:cNvPicPr/>
                  </pic:nvPicPr>
                  <pic:blipFill>
                    <a:blip r:embed="rId11">
                      <a:extLst>
                        <a:ext uri="{28A0092B-C50C-407E-A947-70E740481C1C}">
                          <a14:useLocalDpi xmlns:a14="http://schemas.microsoft.com/office/drawing/2010/main" val="0"/>
                        </a:ext>
                      </a:extLst>
                    </a:blip>
                    <a:stretch>
                      <a:fillRect/>
                    </a:stretch>
                  </pic:blipFill>
                  <pic:spPr>
                    <a:xfrm>
                      <a:off x="0" y="0"/>
                      <a:ext cx="4452938" cy="4755360"/>
                    </a:xfrm>
                    <a:prstGeom prst="rect">
                      <a:avLst/>
                    </a:prstGeom>
                    <a:ln/>
                  </pic:spPr>
                </pic:pic>
              </a:graphicData>
            </a:graphic>
          </wp:inline>
        </w:drawing>
      </w:r>
      <w:commentRangeEnd w:id="13"/>
      <w:r w:rsidR="005D3640">
        <w:rPr>
          <w:rStyle w:val="CommentReference"/>
        </w:rPr>
        <w:commentReference w:id="13"/>
      </w:r>
      <w:commentRangeEnd w:id="14"/>
      <w:r w:rsidR="2B4CA2CA">
        <w:rPr>
          <w:rStyle w:val="CommentReference"/>
        </w:rPr>
        <w:commentReference w:id="14"/>
      </w:r>
    </w:p>
    <w:p w14:paraId="00000018" w14:textId="77777777" w:rsidR="001811E1" w:rsidRDefault="005D3640">
      <w:r>
        <w:t>2) Rotate in Z-axis clockwise by 45deg</w:t>
      </w:r>
    </w:p>
    <w:p w14:paraId="00000019" w14:textId="77777777" w:rsidR="001811E1" w:rsidRDefault="005D3640">
      <w:r>
        <w:t>3) Rotate in Y-axis clockwise by 90deg</w:t>
      </w:r>
    </w:p>
    <w:p w14:paraId="0000001A" w14:textId="55E074F8" w:rsidR="001811E1" w:rsidRDefault="005D3640" w:rsidP="00CD7F84">
      <w:pPr>
        <w:tabs>
          <w:tab w:val="left" w:pos="5748"/>
        </w:tabs>
      </w:pPr>
      <w:r>
        <w:t xml:space="preserve">Matrices of </w:t>
      </w:r>
      <w:proofErr w:type="gramStart"/>
      <w:r>
        <w:t>these three transformation</w:t>
      </w:r>
      <w:proofErr w:type="gramEnd"/>
      <w:r>
        <w:t>:</w:t>
      </w:r>
      <w:r w:rsidR="00CD7F84">
        <w:tab/>
      </w:r>
    </w:p>
    <w:p w14:paraId="0000001B" w14:textId="77777777" w:rsidR="001811E1" w:rsidRDefault="005D3640">
      <w:r>
        <w:t>1)</w:t>
      </w:r>
    </w:p>
    <w:p w14:paraId="0000001C" w14:textId="77777777" w:rsidR="001811E1" w:rsidRDefault="005D3640">
      <w:r>
        <w:t>[[1, 0, 0, -10],</w:t>
      </w:r>
    </w:p>
    <w:p w14:paraId="0000001D" w14:textId="77777777" w:rsidR="001811E1" w:rsidRDefault="005D3640">
      <w:r>
        <w:t>[0, 1, 0, -10],</w:t>
      </w:r>
    </w:p>
    <w:p w14:paraId="0000001E" w14:textId="77777777" w:rsidR="001811E1" w:rsidRDefault="005D3640">
      <w:r>
        <w:t>[0, 0, 1, 0],</w:t>
      </w:r>
    </w:p>
    <w:p w14:paraId="0000001F" w14:textId="77777777" w:rsidR="001811E1" w:rsidRDefault="005D3640">
      <w:r>
        <w:t>[0, 0, 0, 1]]</w:t>
      </w:r>
    </w:p>
    <w:p w14:paraId="00000020" w14:textId="77777777" w:rsidR="001811E1" w:rsidRDefault="005D3640">
      <w:r>
        <w:t>2)</w:t>
      </w:r>
    </w:p>
    <w:p w14:paraId="00000021" w14:textId="77777777" w:rsidR="001811E1" w:rsidRDefault="005D3640">
      <w:r>
        <w:t>[[cos45, sin45, 0, 0],</w:t>
      </w:r>
    </w:p>
    <w:p w14:paraId="00000022" w14:textId="77777777" w:rsidR="001811E1" w:rsidRDefault="005D3640">
      <w:r>
        <w:t>[-sin45, cos45, 0, 0],</w:t>
      </w:r>
    </w:p>
    <w:p w14:paraId="00000023" w14:textId="77777777" w:rsidR="001811E1" w:rsidRDefault="005D3640">
      <w:r>
        <w:t>[0, 0, 1, 0],</w:t>
      </w:r>
    </w:p>
    <w:p w14:paraId="00000024" w14:textId="77777777" w:rsidR="001811E1" w:rsidRDefault="005D3640">
      <w:r>
        <w:t>[0, 0, 0, 1]]</w:t>
      </w:r>
    </w:p>
    <w:p w14:paraId="00000025" w14:textId="77777777" w:rsidR="001811E1" w:rsidRDefault="005D3640">
      <w:r>
        <w:t>3)</w:t>
      </w:r>
    </w:p>
    <w:p w14:paraId="00000026" w14:textId="77777777" w:rsidR="001811E1" w:rsidRDefault="005D3640">
      <w:commentRangeStart w:id="15"/>
      <w:commentRangeStart w:id="16"/>
      <w:r>
        <w:t>[[cos90, sin90, 0, 0],</w:t>
      </w:r>
    </w:p>
    <w:p w14:paraId="00000027" w14:textId="77777777" w:rsidR="001811E1" w:rsidRDefault="005D3640">
      <w:r>
        <w:t>[0, 1, 0, 0],</w:t>
      </w:r>
    </w:p>
    <w:p w14:paraId="00000028" w14:textId="77777777" w:rsidR="001811E1" w:rsidRDefault="005D3640">
      <w:r>
        <w:t>[-sin90, 0, cos90, 0],</w:t>
      </w:r>
    </w:p>
    <w:p w14:paraId="00000029" w14:textId="77777777" w:rsidR="001811E1" w:rsidRDefault="005D3640">
      <w:r>
        <w:t>[0, 0, 0, 1]]</w:t>
      </w:r>
      <w:commentRangeEnd w:id="15"/>
      <w:r>
        <w:rPr>
          <w:rStyle w:val="CommentReference"/>
        </w:rPr>
        <w:commentReference w:id="15"/>
      </w:r>
      <w:commentRangeEnd w:id="16"/>
      <w:r>
        <w:rPr>
          <w:rStyle w:val="CommentReference"/>
        </w:rPr>
        <w:commentReference w:id="16"/>
      </w:r>
    </w:p>
    <w:p w14:paraId="0000002A" w14:textId="77777777" w:rsidR="001811E1" w:rsidRDefault="005D3640">
      <w:r>
        <w:t>Total transformation:  multiply (3)(2)(1)</w:t>
      </w:r>
    </w:p>
    <w:p w14:paraId="0000002B" w14:textId="77777777" w:rsidR="001811E1" w:rsidRDefault="005D3640">
      <w:r>
        <w:t>[[0, 0, 1, 0],</w:t>
      </w:r>
    </w:p>
    <w:p w14:paraId="0000002C" w14:textId="77777777" w:rsidR="001811E1" w:rsidRDefault="005D3640">
      <w:r>
        <w:t>[</w:t>
      </w:r>
      <m:oMath>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m:t>
                </m:r>
              </m:e>
            </m:rad>
          </m:den>
        </m:f>
      </m:oMath>
      <w:r>
        <w:t xml:space="preserve">, </w:t>
      </w:r>
      <m:oMath>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m:t>
                </m:r>
              </m:e>
            </m:rad>
          </m:den>
        </m:f>
      </m:oMath>
      <w:r>
        <w:t>, 0, 0],</w:t>
      </w:r>
    </w:p>
    <w:p w14:paraId="0000002D" w14:textId="77777777" w:rsidR="001811E1" w:rsidRDefault="005D3640">
      <w:r>
        <w:t xml:space="preserve">[0, </w:t>
      </w:r>
      <m:oMath>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m:t>
                </m:r>
              </m:e>
            </m:rad>
          </m:den>
        </m:f>
      </m:oMath>
      <w:r>
        <w:t xml:space="preserve">, 0, </w:t>
      </w:r>
      <m:oMath>
        <m:r>
          <w:rPr>
            <w:rFonts w:ascii="Cambria Math" w:hAnsi="Cambria Math"/>
          </w:rPr>
          <m:t>10</m:t>
        </m:r>
        <m:rad>
          <m:radPr>
            <m:degHide m:val="1"/>
            <m:ctrlPr>
              <w:rPr>
                <w:rFonts w:ascii="Cambria Math" w:hAnsi="Cambria Math"/>
              </w:rPr>
            </m:ctrlPr>
          </m:radPr>
          <m:deg/>
          <m:e>
            <m:r>
              <w:rPr>
                <w:rFonts w:ascii="Cambria Math" w:hAnsi="Cambria Math"/>
              </w:rPr>
              <m:t>2</m:t>
            </m:r>
          </m:e>
        </m:rad>
      </m:oMath>
      <w:r>
        <w:t>],</w:t>
      </w:r>
    </w:p>
    <w:p w14:paraId="0000002E" w14:textId="77777777" w:rsidR="001811E1" w:rsidRDefault="005D3640">
      <w:r>
        <w:t xml:space="preserve">[0, </w:t>
      </w:r>
      <m:oMath>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m:t>
                </m:r>
              </m:e>
            </m:rad>
          </m:den>
        </m:f>
      </m:oMath>
      <w:r>
        <w:t xml:space="preserve">, 0, </w:t>
      </w:r>
      <m:oMath>
        <m:r>
          <w:rPr>
            <w:rFonts w:ascii="Cambria Math" w:hAnsi="Cambria Math"/>
          </w:rPr>
          <m:t>10</m:t>
        </m:r>
        <m:rad>
          <m:radPr>
            <m:degHide m:val="1"/>
            <m:ctrlPr>
              <w:rPr>
                <w:rFonts w:ascii="Cambria Math" w:hAnsi="Cambria Math"/>
              </w:rPr>
            </m:ctrlPr>
          </m:radPr>
          <m:deg/>
          <m:e>
            <m:r>
              <w:rPr>
                <w:rFonts w:ascii="Cambria Math" w:hAnsi="Cambria Math"/>
              </w:rPr>
              <m:t>2</m:t>
            </m:r>
          </m:e>
        </m:rad>
      </m:oMath>
      <w:r>
        <w:t>]]</w:t>
      </w:r>
    </w:p>
    <w:p w14:paraId="0000002F" w14:textId="77777777" w:rsidR="001811E1" w:rsidRDefault="001811E1"/>
    <w:p w14:paraId="00000030" w14:textId="77777777" w:rsidR="001811E1" w:rsidRDefault="005D3640">
      <w:r>
        <w:t>ii</w:t>
      </w:r>
    </w:p>
    <w:p w14:paraId="00000031" w14:textId="77777777" w:rsidR="001811E1" w:rsidRDefault="005D3640">
      <w:commentRangeStart w:id="17"/>
      <w:commentRangeStart w:id="18"/>
      <w:commentRangeStart w:id="19"/>
      <w:commentRangeStart w:id="20"/>
      <w:r>
        <w:t>[[1, 0, 0, 0],</w:t>
      </w:r>
    </w:p>
    <w:p w14:paraId="00000032" w14:textId="45A395B3" w:rsidR="001811E1" w:rsidRDefault="6BC56F09">
      <w:r>
        <w:t xml:space="preserve"> [0, </w:t>
      </w:r>
      <w:proofErr w:type="gramStart"/>
      <w:r>
        <w:t xml:space="preserve">1, </w:t>
      </w:r>
      <w:r w:rsidR="680A1A50">
        <w:t xml:space="preserve"> </w:t>
      </w:r>
      <w:r>
        <w:t>0</w:t>
      </w:r>
      <w:proofErr w:type="gramEnd"/>
      <w:r>
        <w:t>, 0],</w:t>
      </w:r>
    </w:p>
    <w:p w14:paraId="00000033" w14:textId="77777777" w:rsidR="001811E1" w:rsidRDefault="005D3640">
      <w:r>
        <w:t xml:space="preserve"> [0, 0, 1, 0],</w:t>
      </w:r>
    </w:p>
    <w:p w14:paraId="00000034" w14:textId="77777777" w:rsidR="001811E1" w:rsidRDefault="005D3640">
      <w:r>
        <w:t xml:space="preserve"> [0, 0, 1, 0]]</w:t>
      </w:r>
      <w:commentRangeEnd w:id="17"/>
      <w:r>
        <w:commentReference w:id="17"/>
      </w:r>
      <w:commentRangeEnd w:id="18"/>
      <w:r>
        <w:commentReference w:id="18"/>
      </w:r>
      <w:commentRangeEnd w:id="19"/>
      <w:r>
        <w:commentReference w:id="19"/>
      </w:r>
      <w:commentRangeEnd w:id="20"/>
      <w:r>
        <w:commentReference w:id="20"/>
      </w:r>
    </w:p>
    <w:p w14:paraId="00000035" w14:textId="77777777" w:rsidR="001811E1" w:rsidRDefault="001811E1"/>
    <w:p w14:paraId="00000036" w14:textId="77777777" w:rsidR="001811E1" w:rsidRDefault="005D3640">
      <w:r>
        <w:t>b</w:t>
      </w:r>
    </w:p>
    <w:p w14:paraId="00000037" w14:textId="77777777" w:rsidR="001811E1" w:rsidRDefault="005D3640">
      <w:proofErr w:type="spellStart"/>
      <w:r>
        <w:t>i</w:t>
      </w:r>
      <w:proofErr w:type="spellEnd"/>
      <w:r>
        <w:t>)</w:t>
      </w:r>
    </w:p>
    <w:p w14:paraId="00000038" w14:textId="77777777" w:rsidR="001811E1" w:rsidRDefault="005D3640">
      <w:commentRangeStart w:id="21"/>
      <w:commentRangeStart w:id="22"/>
      <w:r>
        <w:t>We calculate the transformation of moving the viewer to the origin and then do the projection.</w:t>
      </w:r>
    </w:p>
    <w:p w14:paraId="00000039" w14:textId="77777777" w:rsidR="001811E1" w:rsidRDefault="001811E1"/>
    <w:p w14:paraId="0000003A" w14:textId="77777777" w:rsidR="001811E1" w:rsidRDefault="005D3640">
      <w:r>
        <w:t xml:space="preserve">[[1, 0, 0, 0],             </w:t>
      </w:r>
    </w:p>
    <w:p w14:paraId="0000003B" w14:textId="77777777" w:rsidR="001811E1" w:rsidRDefault="005D3640">
      <w:r>
        <w:t xml:space="preserve"> [0, 1, 0, 0],      *   </w:t>
      </w:r>
    </w:p>
    <w:p w14:paraId="0000003C" w14:textId="77777777" w:rsidR="001811E1" w:rsidRDefault="005D3640">
      <w:r>
        <w:t xml:space="preserve"> [0, 0, 1, 0],</w:t>
      </w:r>
    </w:p>
    <w:p w14:paraId="0000003D" w14:textId="77777777" w:rsidR="001811E1" w:rsidRDefault="005D3640">
      <w:r>
        <w:t xml:space="preserve"> [0, 0, 1, 0]]</w:t>
      </w:r>
    </w:p>
    <w:p w14:paraId="0000003E" w14:textId="77777777" w:rsidR="001811E1" w:rsidRDefault="001811E1"/>
    <w:p w14:paraId="0000003F" w14:textId="77777777" w:rsidR="001811E1" w:rsidRDefault="005D3640">
      <w:r>
        <w:t>[[1, 0, 0, -10],</w:t>
      </w:r>
    </w:p>
    <w:p w14:paraId="00000040" w14:textId="77777777" w:rsidR="001811E1" w:rsidRDefault="005D3640">
      <w:r>
        <w:t xml:space="preserve"> [0, 1, 0, -10],</w:t>
      </w:r>
    </w:p>
    <w:p w14:paraId="00000041" w14:textId="77777777" w:rsidR="001811E1" w:rsidRDefault="005D3640">
      <w:r>
        <w:t xml:space="preserve"> [0, 0, 1, 0],</w:t>
      </w:r>
    </w:p>
    <w:p w14:paraId="00000042" w14:textId="77777777" w:rsidR="001811E1" w:rsidRDefault="005D3640">
      <w:r>
        <w:t xml:space="preserve"> [0, 0, 0, 1]]</w:t>
      </w:r>
    </w:p>
    <w:p w14:paraId="00000043" w14:textId="77777777" w:rsidR="001811E1" w:rsidRDefault="001811E1"/>
    <w:p w14:paraId="00000044" w14:textId="77777777" w:rsidR="001811E1" w:rsidRDefault="005D3640">
      <w:r>
        <w:t xml:space="preserve"> =</w:t>
      </w:r>
    </w:p>
    <w:p w14:paraId="00000045" w14:textId="77777777" w:rsidR="001811E1" w:rsidRDefault="001811E1"/>
    <w:p w14:paraId="00000046" w14:textId="77777777" w:rsidR="001811E1" w:rsidRDefault="005D3640">
      <w:r>
        <w:t>[[1, 0, 0, -10],</w:t>
      </w:r>
    </w:p>
    <w:p w14:paraId="00000047" w14:textId="77777777" w:rsidR="001811E1" w:rsidRDefault="005D3640">
      <w:r>
        <w:t xml:space="preserve"> [0, 1, 0, -10],</w:t>
      </w:r>
    </w:p>
    <w:p w14:paraId="00000048" w14:textId="77777777" w:rsidR="001811E1" w:rsidRDefault="005D3640">
      <w:r>
        <w:t xml:space="preserve"> [0, 0, 1, 0],</w:t>
      </w:r>
    </w:p>
    <w:p w14:paraId="00000049" w14:textId="77777777" w:rsidR="001811E1" w:rsidRDefault="005D3640">
      <w:r>
        <w:t xml:space="preserve"> [0, 0, 1, 0]]</w:t>
      </w:r>
      <w:commentRangeEnd w:id="21"/>
      <w:r>
        <w:commentReference w:id="21"/>
      </w:r>
      <w:commentRangeEnd w:id="22"/>
      <w:r>
        <w:commentReference w:id="22"/>
      </w:r>
    </w:p>
    <w:p w14:paraId="0000004A" w14:textId="77777777" w:rsidR="001811E1" w:rsidRDefault="001811E1"/>
    <w:p w14:paraId="0000004B" w14:textId="77777777" w:rsidR="001811E1" w:rsidRDefault="001811E1"/>
    <w:p w14:paraId="0000004C" w14:textId="77777777" w:rsidR="001811E1" w:rsidRDefault="005D3640">
      <w:r>
        <w:t>multiply the above matrix to P1, P2 and P3</w:t>
      </w:r>
    </w:p>
    <w:p w14:paraId="0000004D" w14:textId="77777777" w:rsidR="001811E1" w:rsidRDefault="001811E1"/>
    <w:p w14:paraId="0000004E" w14:textId="77777777" w:rsidR="001811E1" w:rsidRDefault="001BB79C">
      <w:commentRangeStart w:id="23"/>
      <w:commentRangeStart w:id="24"/>
      <w:commentRangeStart w:id="25"/>
      <w:r>
        <w:t xml:space="preserve">P1 is (3.5, 4.5, 1) ^ </w:t>
      </w:r>
      <w:proofErr w:type="gramStart"/>
      <w:r>
        <w:t>T</w:t>
      </w:r>
      <w:proofErr w:type="gramEnd"/>
    </w:p>
    <w:p w14:paraId="0000004F" w14:textId="77777777" w:rsidR="001811E1" w:rsidRDefault="005D3640">
      <w:r>
        <w:t xml:space="preserve">P2 is (4.5, 2.5, 1) ^ </w:t>
      </w:r>
      <w:proofErr w:type="gramStart"/>
      <w:r>
        <w:t>T</w:t>
      </w:r>
      <w:proofErr w:type="gramEnd"/>
    </w:p>
    <w:p w14:paraId="1F89C71B" w14:textId="1F476009" w:rsidR="001BB79C" w:rsidRDefault="001BB79C">
      <w:pPr>
        <w:rPr>
          <w:del w:id="26" w:author="Wang, Qianzhou" w:date="2021-03-19T15:48:00Z"/>
        </w:rPr>
      </w:pPr>
      <w:r>
        <w:t>P3 is (-4, -3.5, 1) ^ T</w:t>
      </w:r>
      <w:commentRangeEnd w:id="23"/>
      <w:r>
        <w:rPr>
          <w:rStyle w:val="CommentReference"/>
        </w:rPr>
        <w:commentReference w:id="23"/>
      </w:r>
      <w:commentRangeEnd w:id="24"/>
      <w:r>
        <w:rPr>
          <w:rStyle w:val="CommentReference"/>
        </w:rPr>
        <w:commentReference w:id="24"/>
      </w:r>
      <w:commentRangeEnd w:id="25"/>
      <w:r>
        <w:rPr>
          <w:rStyle w:val="CommentReference"/>
        </w:rPr>
        <w:commentReference w:id="25"/>
      </w:r>
    </w:p>
    <w:p w14:paraId="115EC11C" w14:textId="2E6C7ED5" w:rsidR="392B4447" w:rsidRDefault="392B4447" w:rsidP="392B4447"/>
    <w:p w14:paraId="34834F2D" w14:textId="4C143CAD" w:rsidR="155EC6E3" w:rsidRDefault="155EC6E3" w:rsidP="392B4447">
      <w:r>
        <w:t xml:space="preserve">Using the </w:t>
      </w:r>
      <w:proofErr w:type="gramStart"/>
      <w:r>
        <w:t>hand written</w:t>
      </w:r>
      <w:proofErr w:type="gramEnd"/>
      <w:r>
        <w:t xml:space="preserve"> answer from above, it gives</w:t>
      </w:r>
    </w:p>
    <w:p w14:paraId="53CD5E49" w14:textId="1B7540D5" w:rsidR="1F94137F" w:rsidRDefault="38411052" w:rsidP="392B4447">
      <w:pPr>
        <w:rPr>
          <w:ins w:id="28" w:author="Wang, Qianzhou" w:date="2021-03-19T15:48:00Z"/>
        </w:rPr>
      </w:pPr>
      <w:r>
        <w:rPr>
          <w:noProof/>
        </w:rPr>
        <w:drawing>
          <wp:inline distT="0" distB="0" distL="0" distR="0" wp14:anchorId="38FC364C" wp14:editId="643DE446">
            <wp:extent cx="2857500" cy="2619375"/>
            <wp:effectExtent l="0" t="0" r="0" b="0"/>
            <wp:docPr id="500668403" name="Picture 500668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66840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57500" cy="2619375"/>
                    </a:xfrm>
                    <a:prstGeom prst="rect">
                      <a:avLst/>
                    </a:prstGeom>
                  </pic:spPr>
                </pic:pic>
              </a:graphicData>
            </a:graphic>
          </wp:inline>
        </w:drawing>
      </w:r>
    </w:p>
    <w:p w14:paraId="25CC3599" w14:textId="1CB6BE3E" w:rsidR="392B4447" w:rsidRDefault="392B4447" w:rsidP="392B4447"/>
    <w:p w14:paraId="00000052" w14:textId="77777777" w:rsidR="001811E1" w:rsidRDefault="005D3640">
      <w:r>
        <w:t>ii)</w:t>
      </w:r>
    </w:p>
    <w:p w14:paraId="00000053" w14:textId="77777777" w:rsidR="001811E1" w:rsidRDefault="001811E1"/>
    <w:p w14:paraId="00000054" w14:textId="77777777" w:rsidR="001811E1" w:rsidRDefault="005D3640">
      <w:r>
        <w:t>Calculate the cross product of P1 - P2 and P2 - P1</w:t>
      </w:r>
    </w:p>
    <w:p w14:paraId="00000055" w14:textId="77777777" w:rsidR="001811E1" w:rsidRDefault="005D3640">
      <w:r>
        <w:t>And then use the dot product to check for the direction. Invert it if necessary.</w:t>
      </w:r>
    </w:p>
    <w:p w14:paraId="00000056" w14:textId="77777777" w:rsidR="001811E1" w:rsidRDefault="001811E1"/>
    <w:p w14:paraId="00000057" w14:textId="77777777" w:rsidR="001811E1" w:rsidRDefault="005D3640">
      <w:r>
        <w:t>c</w:t>
      </w:r>
    </w:p>
    <w:p w14:paraId="00000058" w14:textId="77777777" w:rsidR="001811E1" w:rsidRDefault="005D3640">
      <w:proofErr w:type="spellStart"/>
      <w:r>
        <w:t>i</w:t>
      </w:r>
      <w:proofErr w:type="spellEnd"/>
      <w:r>
        <w:t>)</w:t>
      </w:r>
    </w:p>
    <w:p w14:paraId="00000059" w14:textId="77777777" w:rsidR="001811E1" w:rsidRDefault="005D3640">
      <w:r>
        <w:t xml:space="preserve">see </w:t>
      </w:r>
      <w:proofErr w:type="gramStart"/>
      <w:r>
        <w:t>slide</w:t>
      </w:r>
      <w:proofErr w:type="gramEnd"/>
    </w:p>
    <w:p w14:paraId="0000005A" w14:textId="77777777" w:rsidR="001811E1" w:rsidRDefault="005D3640">
      <w:r>
        <w:t>ii)</w:t>
      </w:r>
    </w:p>
    <w:p w14:paraId="0000005B" w14:textId="77777777" w:rsidR="001811E1" w:rsidRDefault="005D3640">
      <w:r>
        <w:t xml:space="preserve">there should be 3 </w:t>
      </w:r>
      <w:proofErr w:type="gramStart"/>
      <w:r>
        <w:t>value</w:t>
      </w:r>
      <w:proofErr w:type="gramEnd"/>
      <w:r>
        <w:t xml:space="preserve"> for each vertex since the light vector change slightly</w:t>
      </w:r>
    </w:p>
    <w:p w14:paraId="0000005C" w14:textId="1403CC2B" w:rsidR="001811E1" w:rsidRDefault="38765C9E">
      <w:r>
        <w:t>8</w:t>
      </w:r>
    </w:p>
    <w:p w14:paraId="0000005D" w14:textId="77777777" w:rsidR="001811E1" w:rsidRDefault="001811E1"/>
    <w:p w14:paraId="0000005E" w14:textId="77777777" w:rsidR="001811E1" w:rsidRDefault="001811E1"/>
    <w:p w14:paraId="0000005F" w14:textId="77777777" w:rsidR="001811E1" w:rsidRDefault="005D3640">
      <w:r>
        <w:t>2a)</w:t>
      </w:r>
    </w:p>
    <w:p w14:paraId="00000060" w14:textId="77777777" w:rsidR="001811E1" w:rsidRDefault="005D3640">
      <w:proofErr w:type="spellStart"/>
      <w:r>
        <w:t>i</w:t>
      </w:r>
      <w:proofErr w:type="spellEnd"/>
      <w:r>
        <w:t>)</w:t>
      </w:r>
    </w:p>
    <w:p w14:paraId="00000061" w14:textId="77777777" w:rsidR="001811E1" w:rsidRDefault="001811E1"/>
    <w:p w14:paraId="00000062" w14:textId="77777777" w:rsidR="001811E1" w:rsidRDefault="005D3640">
      <w:r>
        <w:rPr>
          <w:noProof/>
          <w:color w:val="2B579A"/>
          <w:shd w:val="clear" w:color="auto" w:fill="E6E6E6"/>
        </w:rPr>
        <w:drawing>
          <wp:inline distT="114300" distB="114300" distL="114300" distR="114300" wp14:anchorId="0534E95D" wp14:editId="07777777">
            <wp:extent cx="5943600" cy="25781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2578100"/>
                    </a:xfrm>
                    <a:prstGeom prst="rect">
                      <a:avLst/>
                    </a:prstGeom>
                    <a:ln/>
                  </pic:spPr>
                </pic:pic>
              </a:graphicData>
            </a:graphic>
          </wp:inline>
        </w:drawing>
      </w:r>
    </w:p>
    <w:p w14:paraId="00000063" w14:textId="77777777" w:rsidR="001811E1" w:rsidRDefault="001811E1"/>
    <w:p w14:paraId="00000064" w14:textId="77777777" w:rsidR="001811E1" w:rsidRDefault="005D3640">
      <w:r>
        <w:t>ii)</w:t>
      </w:r>
    </w:p>
    <w:p w14:paraId="00000065" w14:textId="77777777" w:rsidR="001811E1" w:rsidRDefault="005D3640">
      <w:r>
        <w:t>Do we need to prove this explicitly?</w:t>
      </w:r>
    </w:p>
    <w:p w14:paraId="00000066" w14:textId="77777777" w:rsidR="001811E1" w:rsidRDefault="005D3640">
      <w:r>
        <w:t>Otherwise, to explain it with words:</w:t>
      </w:r>
    </w:p>
    <w:p w14:paraId="00000067" w14:textId="77777777" w:rsidR="001811E1" w:rsidRDefault="005D3640">
      <w:pPr>
        <w:ind w:firstLine="720"/>
      </w:pPr>
      <w:r>
        <w:t>Translation is achieved by offsetting control line. This will move all coordinates by a point.</w:t>
      </w:r>
    </w:p>
    <w:p w14:paraId="00000068" w14:textId="77777777" w:rsidR="001811E1" w:rsidRDefault="005D3640">
      <w:pPr>
        <w:ind w:firstLine="720"/>
      </w:pPr>
      <w:r>
        <w:t>Rotation is achieved by turning the control line, by an angle. This will rotate all points around the line.</w:t>
      </w:r>
    </w:p>
    <w:p w14:paraId="00000069" w14:textId="77777777" w:rsidR="001811E1" w:rsidRDefault="001811E1"/>
    <w:p w14:paraId="0000006A" w14:textId="77777777" w:rsidR="001811E1" w:rsidRDefault="005D3640">
      <w:r>
        <w:t>b)</w:t>
      </w:r>
    </w:p>
    <w:p w14:paraId="0000006B" w14:textId="77777777" w:rsidR="001811E1" w:rsidRDefault="005D3640">
      <w:r>
        <w:t>Two bigger arrows (yes it must be two, scaling only occurs in one dimension)</w:t>
      </w:r>
    </w:p>
    <w:p w14:paraId="0000006C" w14:textId="77777777" w:rsidR="001811E1" w:rsidRDefault="005D3640">
      <w:r>
        <w:t xml:space="preserve">Rotated arrow, </w:t>
      </w:r>
      <w:proofErr w:type="gramStart"/>
      <w:r>
        <w:t>normalized</w:t>
      </w:r>
      <w:proofErr w:type="gramEnd"/>
    </w:p>
    <w:p w14:paraId="0000006D" w14:textId="77777777" w:rsidR="001811E1" w:rsidRDefault="005D3640">
      <w:r>
        <w:t>one arrow, flipped in y=0</w:t>
      </w:r>
    </w:p>
    <w:p w14:paraId="0000006E" w14:textId="77777777" w:rsidR="001811E1" w:rsidRDefault="005D3640">
      <w:r>
        <w:t xml:space="preserve">One arrow, rotated left and scaled </w:t>
      </w:r>
      <w:proofErr w:type="gramStart"/>
      <w:r>
        <w:t>up</w:t>
      </w:r>
      <w:proofErr w:type="gramEnd"/>
    </w:p>
    <w:p w14:paraId="0000006F" w14:textId="77777777" w:rsidR="001811E1" w:rsidRDefault="001811E1"/>
    <w:p w14:paraId="00000070" w14:textId="77777777" w:rsidR="001811E1" w:rsidRDefault="005D3640">
      <w:r>
        <w:t>c)</w:t>
      </w:r>
    </w:p>
    <w:p w14:paraId="00000071" w14:textId="77777777" w:rsidR="001811E1" w:rsidRDefault="005D3640">
      <w:commentRangeStart w:id="29"/>
      <w:commentRangeStart w:id="30"/>
      <w:commentRangeStart w:id="31"/>
      <w:r>
        <w:t>Assuming we can do the whole thing geometrically</w:t>
      </w:r>
      <w:commentRangeEnd w:id="29"/>
      <w:r>
        <w:rPr>
          <w:rStyle w:val="CommentReference"/>
        </w:rPr>
        <w:commentReference w:id="29"/>
      </w:r>
      <w:commentRangeEnd w:id="30"/>
      <w:r>
        <w:rPr>
          <w:rStyle w:val="CommentReference"/>
        </w:rPr>
        <w:commentReference w:id="30"/>
      </w:r>
      <w:commentRangeEnd w:id="31"/>
      <w:r>
        <w:rPr>
          <w:rStyle w:val="CommentReference"/>
        </w:rPr>
        <w:commentReference w:id="31"/>
      </w:r>
      <w:r>
        <w:t xml:space="preserve"> (</w:t>
      </w:r>
      <w:proofErr w:type="gramStart"/>
      <w:r>
        <w:t>i.e.</w:t>
      </w:r>
      <w:proofErr w:type="gramEnd"/>
      <w:r>
        <w:t xml:space="preserve"> all of u’, v’, u, v, not just u, v) looks something like this</w:t>
      </w:r>
    </w:p>
    <w:p w14:paraId="00000072" w14:textId="77777777" w:rsidR="001811E1" w:rsidRDefault="005D3640">
      <w:r>
        <w:rPr>
          <w:noProof/>
          <w:color w:val="2B579A"/>
          <w:shd w:val="clear" w:color="auto" w:fill="E6E6E6"/>
        </w:rPr>
        <w:drawing>
          <wp:inline distT="114300" distB="114300" distL="114300" distR="114300" wp14:anchorId="414B89EA" wp14:editId="07777777">
            <wp:extent cx="3805498" cy="1471613"/>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t="26506" b="22088"/>
                    <a:stretch>
                      <a:fillRect/>
                    </a:stretch>
                  </pic:blipFill>
                  <pic:spPr>
                    <a:xfrm>
                      <a:off x="0" y="0"/>
                      <a:ext cx="3805498" cy="1471613"/>
                    </a:xfrm>
                    <a:prstGeom prst="rect">
                      <a:avLst/>
                    </a:prstGeom>
                    <a:ln/>
                  </pic:spPr>
                </pic:pic>
              </a:graphicData>
            </a:graphic>
          </wp:inline>
        </w:drawing>
      </w:r>
    </w:p>
    <w:p w14:paraId="00000073" w14:textId="77777777" w:rsidR="001811E1" w:rsidRDefault="001811E1"/>
    <w:p w14:paraId="00000074" w14:textId="77777777" w:rsidR="001811E1" w:rsidRDefault="005D3640">
      <w:r>
        <w:t>3</w:t>
      </w:r>
    </w:p>
    <w:p w14:paraId="00000075" w14:textId="77777777" w:rsidR="001811E1" w:rsidRDefault="005D3640">
      <w:r>
        <w:t>a</w:t>
      </w:r>
    </w:p>
    <w:p w14:paraId="00000076" w14:textId="77777777" w:rsidR="001811E1" w:rsidRDefault="005D3640">
      <w:r>
        <w:rPr>
          <w:noProof/>
          <w:color w:val="2B579A"/>
          <w:shd w:val="clear" w:color="auto" w:fill="E6E6E6"/>
        </w:rPr>
        <w:drawing>
          <wp:inline distT="114300" distB="114300" distL="114300" distR="114300" wp14:anchorId="2727123E" wp14:editId="07777777">
            <wp:extent cx="3813984" cy="2986088"/>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813984" cy="2986088"/>
                    </a:xfrm>
                    <a:prstGeom prst="rect">
                      <a:avLst/>
                    </a:prstGeom>
                    <a:ln/>
                  </pic:spPr>
                </pic:pic>
              </a:graphicData>
            </a:graphic>
          </wp:inline>
        </w:drawing>
      </w:r>
    </w:p>
    <w:p w14:paraId="00000077" w14:textId="77777777" w:rsidR="001811E1" w:rsidRDefault="005D3640">
      <w:r>
        <w:t>Non-optimal (from tutorial 4 2019)</w:t>
      </w:r>
    </w:p>
    <w:p w14:paraId="00000078" w14:textId="77777777" w:rsidR="001811E1" w:rsidRDefault="001811E1"/>
    <w:p w14:paraId="00000079" w14:textId="77777777" w:rsidR="001811E1" w:rsidRDefault="005D3640">
      <w:r>
        <w:t>b</w:t>
      </w:r>
    </w:p>
    <w:p w14:paraId="0000007A" w14:textId="77777777" w:rsidR="001811E1" w:rsidRDefault="005D3640">
      <w:r>
        <w:t>trilinear and barycentric</w:t>
      </w:r>
    </w:p>
    <w:p w14:paraId="0000007B" w14:textId="77777777" w:rsidR="001811E1" w:rsidRDefault="001811E1"/>
    <w:p w14:paraId="0000007C" w14:textId="77777777" w:rsidR="001811E1" w:rsidRDefault="005D3640">
      <w:r>
        <w:t>ii)</w:t>
      </w:r>
    </w:p>
    <w:p w14:paraId="0000007D" w14:textId="77777777" w:rsidR="001811E1" w:rsidRDefault="005D3640">
      <w:r>
        <w:t xml:space="preserve">trilinear: use the relative distance to the </w:t>
      </w:r>
      <w:proofErr w:type="gramStart"/>
      <w:r>
        <w:t>side</w:t>
      </w:r>
      <w:proofErr w:type="gramEnd"/>
    </w:p>
    <w:p w14:paraId="0000007E" w14:textId="77777777" w:rsidR="001811E1" w:rsidRDefault="001811E1"/>
    <w:p w14:paraId="0000007F" w14:textId="77777777" w:rsidR="001811E1" w:rsidRDefault="005D3640">
      <w:r>
        <w:t xml:space="preserve">barycentric: use affine combination of </w:t>
      </w:r>
      <w:proofErr w:type="gramStart"/>
      <w:r>
        <w:t>vertex</w:t>
      </w:r>
      <w:proofErr w:type="gramEnd"/>
    </w:p>
    <w:p w14:paraId="00000080" w14:textId="77777777" w:rsidR="001811E1" w:rsidRDefault="001811E1"/>
    <w:p w14:paraId="00000081" w14:textId="77777777" w:rsidR="001811E1" w:rsidRDefault="005D3640">
      <w:r>
        <w:t>iii)</w:t>
      </w:r>
    </w:p>
    <w:p w14:paraId="00000082" w14:textId="77777777" w:rsidR="001811E1" w:rsidRDefault="001811E1"/>
    <w:p w14:paraId="00000083" w14:textId="77777777" w:rsidR="001811E1" w:rsidRDefault="005D3640">
      <w:r>
        <w:t>suppose we have trilinear coordinates of (t_1, t_2, t_3) we will have (at_1, bt_2, ct_3) as barycentric</w:t>
      </w:r>
    </w:p>
    <w:p w14:paraId="00000084" w14:textId="77777777" w:rsidR="001811E1" w:rsidRDefault="005D3640">
      <w:proofErr w:type="gramStart"/>
      <w:r>
        <w:t>I.e.</w:t>
      </w:r>
      <w:proofErr w:type="gramEnd"/>
      <w:r>
        <w:t xml:space="preserve"> multiply by triangle side lengths.</w:t>
      </w:r>
    </w:p>
    <w:p w14:paraId="00000085" w14:textId="77777777" w:rsidR="001811E1" w:rsidRDefault="001811E1"/>
    <w:p w14:paraId="00000086" w14:textId="77777777" w:rsidR="001811E1" w:rsidRDefault="005D3640">
      <w:r>
        <w:t>iv)</w:t>
      </w:r>
    </w:p>
    <w:p w14:paraId="00000087" w14:textId="77777777" w:rsidR="001811E1" w:rsidRDefault="005D3640">
      <w:r>
        <w:t xml:space="preserve">can check if the point is inside or </w:t>
      </w:r>
      <w:proofErr w:type="gramStart"/>
      <w:r>
        <w:t>not</w:t>
      </w:r>
      <w:proofErr w:type="gramEnd"/>
    </w:p>
    <w:p w14:paraId="00000088" w14:textId="77777777" w:rsidR="001811E1" w:rsidRDefault="001811E1"/>
    <w:p w14:paraId="23DD4A1F" w14:textId="23E3F69C" w:rsidR="255FF5A5" w:rsidRDefault="255FF5A5"/>
    <w:p w14:paraId="00000089" w14:textId="77777777" w:rsidR="001811E1" w:rsidRDefault="005D3640">
      <w:commentRangeStart w:id="32"/>
      <w:commentRangeStart w:id="33"/>
      <w:r>
        <w:rPr>
          <w:noProof/>
          <w:color w:val="2B579A"/>
          <w:shd w:val="clear" w:color="auto" w:fill="E6E6E6"/>
        </w:rPr>
        <w:drawing>
          <wp:inline distT="114300" distB="114300" distL="114300" distR="114300" wp14:anchorId="11330D8A" wp14:editId="07777777">
            <wp:extent cx="5943600" cy="469900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6"/>
                    <a:srcRect/>
                    <a:stretch>
                      <a:fillRect/>
                    </a:stretch>
                  </pic:blipFill>
                  <pic:spPr>
                    <a:xfrm>
                      <a:off x="0" y="0"/>
                      <a:ext cx="5943600" cy="4699000"/>
                    </a:xfrm>
                    <a:prstGeom prst="rect">
                      <a:avLst/>
                    </a:prstGeom>
                    <a:ln/>
                  </pic:spPr>
                </pic:pic>
              </a:graphicData>
            </a:graphic>
          </wp:inline>
        </w:drawing>
      </w:r>
      <w:commentRangeEnd w:id="32"/>
      <w:r>
        <w:commentReference w:id="32"/>
      </w:r>
      <w:commentRangeEnd w:id="33"/>
      <w:r>
        <w:commentReference w:id="33"/>
      </w:r>
    </w:p>
    <w:p w14:paraId="0000008A" w14:textId="77777777" w:rsidR="001811E1" w:rsidRDefault="6BC56F09">
      <w:commentRangeStart w:id="34"/>
      <w:commentRangeStart w:id="35"/>
      <w:commentRangeStart w:id="36"/>
      <w:r>
        <w:t>c</w:t>
      </w:r>
    </w:p>
    <w:p w14:paraId="0000008B" w14:textId="04311607" w:rsidR="001811E1" w:rsidRDefault="6BC56F09">
      <w:r>
        <w:t>(0, 0, 0.5)</w:t>
      </w:r>
      <w:r w:rsidR="7F31DBD5">
        <w:t xml:space="preserve"> </w:t>
      </w:r>
      <w:commentRangeEnd w:id="34"/>
      <w:r w:rsidR="005D3640">
        <w:rPr>
          <w:rStyle w:val="CommentReference"/>
        </w:rPr>
        <w:commentReference w:id="34"/>
      </w:r>
      <w:commentRangeEnd w:id="35"/>
      <w:r w:rsidR="005D3640">
        <w:rPr>
          <w:rStyle w:val="CommentReference"/>
        </w:rPr>
        <w:commentReference w:id="35"/>
      </w:r>
      <w:commentRangeEnd w:id="36"/>
      <w:r w:rsidR="005D3640">
        <w:rPr>
          <w:rStyle w:val="CommentReference"/>
        </w:rPr>
        <w:commentReference w:id="36"/>
      </w:r>
    </w:p>
    <w:p w14:paraId="0000008C" w14:textId="77777777" w:rsidR="001811E1" w:rsidRDefault="001811E1"/>
    <w:p w14:paraId="0000008D" w14:textId="77777777" w:rsidR="001811E1" w:rsidRDefault="005D3640">
      <w:r>
        <w:t>d</w:t>
      </w:r>
    </w:p>
    <w:p w14:paraId="0000008E" w14:textId="77777777" w:rsidR="001811E1" w:rsidRDefault="005D3640">
      <w:r>
        <w:t>(0.5 -0.5 1) not inside</w:t>
      </w:r>
    </w:p>
    <w:p w14:paraId="0000008F" w14:textId="77777777" w:rsidR="001811E1" w:rsidRDefault="005D3640">
      <w:r>
        <w:t xml:space="preserve">incenter is in </w:t>
      </w:r>
      <w:commentRangeStart w:id="37"/>
      <w:commentRangeStart w:id="38"/>
      <w:commentRangeStart w:id="39"/>
      <w:r>
        <w:t>(</w:t>
      </w:r>
      <w:commentRangeEnd w:id="37"/>
      <w:r>
        <w:rPr>
          <w:rStyle w:val="CommentReference"/>
        </w:rPr>
        <w:commentReference w:id="37"/>
      </w:r>
      <w:commentRangeEnd w:id="38"/>
      <w:r>
        <w:rPr>
          <w:rStyle w:val="CommentReference"/>
        </w:rPr>
        <w:commentReference w:id="38"/>
      </w:r>
      <w:commentRangeEnd w:id="39"/>
      <w:r>
        <w:rPr>
          <w:rStyle w:val="CommentReference"/>
        </w:rPr>
        <w:commentReference w:id="39"/>
      </w:r>
      <w:r>
        <w:t>1,1,1)</w:t>
      </w:r>
    </w:p>
    <w:p w14:paraId="00000090" w14:textId="77777777" w:rsidR="001811E1" w:rsidRDefault="005D3640">
      <w:r>
        <w:t>distance vector is (0.5 -0.5 1)</w:t>
      </w:r>
    </w:p>
    <w:p w14:paraId="00000091" w14:textId="77777777" w:rsidR="001811E1" w:rsidRDefault="005D3640">
      <w:r>
        <w:t xml:space="preserve">which is </w:t>
      </w:r>
      <w:proofErr w:type="gramStart"/>
      <w:r>
        <w:t>sqrt(</w:t>
      </w:r>
      <w:proofErr w:type="gramEnd"/>
      <w:r>
        <w:t>2.5)</w:t>
      </w:r>
    </w:p>
    <w:p w14:paraId="00000092" w14:textId="77777777" w:rsidR="001811E1" w:rsidRDefault="001811E1"/>
    <w:p w14:paraId="00000093" w14:textId="77777777" w:rsidR="001811E1" w:rsidRDefault="005D3640">
      <w:r>
        <w:t>e</w:t>
      </w:r>
    </w:p>
    <w:p w14:paraId="00000094" w14:textId="77777777" w:rsidR="001811E1" w:rsidRDefault="6BC56F09">
      <w:r>
        <w:t>0.5 * [</w:t>
      </w:r>
      <w:proofErr w:type="gramStart"/>
      <w:r>
        <w:t>0  1</w:t>
      </w:r>
      <w:proofErr w:type="gramEnd"/>
      <w:r>
        <w:t xml:space="preserve">  0] = [0 0.5 0]</w:t>
      </w:r>
      <w:commentRangeStart w:id="40"/>
      <w:commentRangeEnd w:id="40"/>
      <w:r w:rsidR="005D3640">
        <w:rPr>
          <w:rStyle w:val="CommentReference"/>
        </w:rPr>
        <w:commentReference w:id="40"/>
      </w:r>
    </w:p>
    <w:p w14:paraId="00000095" w14:textId="77777777" w:rsidR="001811E1" w:rsidRDefault="001811E1"/>
    <w:p w14:paraId="00000096" w14:textId="77777777" w:rsidR="001811E1" w:rsidRDefault="005D3640">
      <w:r>
        <w:t>f</w:t>
      </w:r>
    </w:p>
    <w:p w14:paraId="00000097" w14:textId="77777777" w:rsidR="001811E1" w:rsidRDefault="005D3640">
      <w:r>
        <w:t xml:space="preserve">Don’t </w:t>
      </w:r>
      <w:proofErr w:type="gramStart"/>
      <w:r>
        <w:t>know</w:t>
      </w:r>
      <w:proofErr w:type="gramEnd"/>
    </w:p>
    <w:p w14:paraId="00000098" w14:textId="77777777" w:rsidR="001811E1" w:rsidRDefault="001811E1"/>
    <w:p w14:paraId="00000099" w14:textId="77777777" w:rsidR="001811E1" w:rsidRDefault="001811E1"/>
    <w:p w14:paraId="0000009A" w14:textId="77777777" w:rsidR="001811E1" w:rsidRDefault="005D3640">
      <w:r>
        <w:t>4</w:t>
      </w:r>
    </w:p>
    <w:p w14:paraId="0000009B" w14:textId="77777777" w:rsidR="001811E1" w:rsidRDefault="005D3640">
      <w:r>
        <w:t>a</w:t>
      </w:r>
    </w:p>
    <w:p w14:paraId="0000009C" w14:textId="77777777" w:rsidR="001811E1" w:rsidRDefault="005D3640">
      <w:r>
        <w:rPr>
          <w:noProof/>
          <w:color w:val="2B579A"/>
          <w:shd w:val="clear" w:color="auto" w:fill="E6E6E6"/>
        </w:rPr>
        <w:drawing>
          <wp:inline distT="114300" distB="114300" distL="114300" distR="114300" wp14:anchorId="07C5CEA2" wp14:editId="07777777">
            <wp:extent cx="5943600" cy="234950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7"/>
                    <a:srcRect/>
                    <a:stretch>
                      <a:fillRect/>
                    </a:stretch>
                  </pic:blipFill>
                  <pic:spPr>
                    <a:xfrm>
                      <a:off x="0" y="0"/>
                      <a:ext cx="5943600" cy="2349500"/>
                    </a:xfrm>
                    <a:prstGeom prst="rect">
                      <a:avLst/>
                    </a:prstGeom>
                    <a:ln/>
                  </pic:spPr>
                </pic:pic>
              </a:graphicData>
            </a:graphic>
          </wp:inline>
        </w:drawing>
      </w:r>
    </w:p>
    <w:p w14:paraId="0000009D" w14:textId="77777777" w:rsidR="001811E1" w:rsidRDefault="001811E1"/>
    <w:p w14:paraId="5240B2C1" w14:textId="2F58FDF1" w:rsidR="23AAE29F" w:rsidRDefault="23AAE29F">
      <w:r>
        <w:t xml:space="preserve">iii) </w:t>
      </w:r>
      <w:r w:rsidR="643DE446">
        <w:t>Explaining the transformations from the following slide:</w:t>
      </w:r>
    </w:p>
    <w:p w14:paraId="1A1CCF09" w14:textId="7DB5FEAD" w:rsidR="643DE446" w:rsidRDefault="35ACFEB7" w:rsidP="3E415619">
      <w:r>
        <w:rPr>
          <w:noProof/>
        </w:rPr>
        <w:drawing>
          <wp:inline distT="0" distB="0" distL="0" distR="0" wp14:anchorId="206B4872" wp14:editId="07BFABFF">
            <wp:extent cx="3971925" cy="2940752"/>
            <wp:effectExtent l="0" t="0" r="0" b="0"/>
            <wp:docPr id="1801393247" name="Picture 1801393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1393247"/>
                    <pic:cNvPicPr/>
                  </pic:nvPicPr>
                  <pic:blipFill>
                    <a:blip r:embed="rId18">
                      <a:extLst>
                        <a:ext uri="{28A0092B-C50C-407E-A947-70E740481C1C}">
                          <a14:useLocalDpi xmlns:a14="http://schemas.microsoft.com/office/drawing/2010/main" val="0"/>
                        </a:ext>
                      </a:extLst>
                    </a:blip>
                    <a:stretch>
                      <a:fillRect/>
                    </a:stretch>
                  </pic:blipFill>
                  <pic:spPr>
                    <a:xfrm>
                      <a:off x="0" y="0"/>
                      <a:ext cx="3971925" cy="2940752"/>
                    </a:xfrm>
                    <a:prstGeom prst="rect">
                      <a:avLst/>
                    </a:prstGeom>
                  </pic:spPr>
                </pic:pic>
              </a:graphicData>
            </a:graphic>
          </wp:inline>
        </w:drawing>
      </w:r>
    </w:p>
    <w:p w14:paraId="03491F14" w14:textId="7646C780" w:rsidR="2EF943B7" w:rsidRDefault="2EF943B7" w:rsidP="2EF943B7"/>
    <w:p w14:paraId="0000009F" w14:textId="77777777" w:rsidR="001811E1" w:rsidRDefault="001811E1"/>
    <w:p w14:paraId="000000A0" w14:textId="77777777" w:rsidR="001811E1" w:rsidRDefault="005D3640">
      <w:r>
        <w:t>b</w:t>
      </w:r>
    </w:p>
    <w:p w14:paraId="000000A1" w14:textId="77777777" w:rsidR="001811E1" w:rsidRDefault="005D3640">
      <w:r>
        <w:t xml:space="preserve">static </w:t>
      </w:r>
      <w:proofErr w:type="spellStart"/>
      <w:r>
        <w:t>colour</w:t>
      </w:r>
      <w:proofErr w:type="spellEnd"/>
    </w:p>
    <w:p w14:paraId="000000A2" w14:textId="77777777" w:rsidR="001811E1" w:rsidRDefault="005D3640">
      <w:r>
        <w:t>clamp</w:t>
      </w:r>
    </w:p>
    <w:p w14:paraId="000000A3" w14:textId="77777777" w:rsidR="001811E1" w:rsidRDefault="005D3640">
      <w:r>
        <w:t>repeat</w:t>
      </w:r>
    </w:p>
    <w:p w14:paraId="000000A4" w14:textId="77777777" w:rsidR="001811E1" w:rsidRDefault="005D3640">
      <w:r>
        <w:t>mirror</w:t>
      </w:r>
    </w:p>
    <w:p w14:paraId="000000A5" w14:textId="77777777" w:rsidR="001811E1" w:rsidRDefault="001811E1"/>
    <w:p w14:paraId="000000A6" w14:textId="77777777" w:rsidR="001811E1" w:rsidRDefault="005D3640">
      <w:r>
        <w:t>c</w:t>
      </w:r>
    </w:p>
    <w:p w14:paraId="000000A7" w14:textId="77777777" w:rsidR="001811E1" w:rsidRDefault="005D3640">
      <w:proofErr w:type="spellStart"/>
      <w:r>
        <w:t>i</w:t>
      </w:r>
      <w:proofErr w:type="spellEnd"/>
      <w:r>
        <w:t>)</w:t>
      </w:r>
    </w:p>
    <w:p w14:paraId="000000A8" w14:textId="77777777" w:rsidR="001811E1" w:rsidRDefault="005D3640">
      <w:r>
        <w:t>No. The length is not preserved in perspective projection which will distort the texture.</w:t>
      </w:r>
      <w:commentRangeStart w:id="41"/>
      <w:commentRangeEnd w:id="41"/>
      <w:r>
        <w:rPr>
          <w:rStyle w:val="CommentReference"/>
        </w:rPr>
        <w:commentReference w:id="41"/>
      </w:r>
    </w:p>
    <w:p w14:paraId="000000A9" w14:textId="77777777" w:rsidR="001811E1" w:rsidRDefault="001811E1"/>
    <w:p w14:paraId="000000AA" w14:textId="77777777" w:rsidR="001811E1" w:rsidRDefault="005D3640">
      <w:r>
        <w:t>ii)</w:t>
      </w:r>
    </w:p>
    <w:p w14:paraId="000000AB" w14:textId="77777777" w:rsidR="001811E1" w:rsidRDefault="005D3640">
      <w:commentRangeStart w:id="42"/>
      <w:commentRangeStart w:id="43"/>
      <w:r>
        <w:t>Plane mapping</w:t>
      </w:r>
    </w:p>
    <w:p w14:paraId="000000AC" w14:textId="77777777" w:rsidR="001811E1" w:rsidRDefault="005D3640">
      <w:r>
        <w:t>box mapping</w:t>
      </w:r>
    </w:p>
    <w:p w14:paraId="000000AD" w14:textId="77777777" w:rsidR="001811E1" w:rsidRDefault="005D3640">
      <w:r>
        <w:t>etc.</w:t>
      </w:r>
      <w:commentRangeEnd w:id="42"/>
      <w:r>
        <w:commentReference w:id="42"/>
      </w:r>
      <w:commentRangeEnd w:id="43"/>
      <w:r>
        <w:commentReference w:id="43"/>
      </w:r>
    </w:p>
    <w:p w14:paraId="000000AE" w14:textId="77777777" w:rsidR="001811E1" w:rsidRDefault="001811E1"/>
    <w:p w14:paraId="000000AF" w14:textId="77777777" w:rsidR="001811E1" w:rsidRDefault="005D3640">
      <w:r>
        <w:t>d</w:t>
      </w:r>
    </w:p>
    <w:p w14:paraId="000000B0" w14:textId="77777777" w:rsidR="001811E1" w:rsidRDefault="001811E1"/>
    <w:p w14:paraId="000000B1" w14:textId="77777777" w:rsidR="001811E1" w:rsidRDefault="1F829394">
      <w:pPr>
        <w:rPr>
          <w:ins w:id="44" w:author="Chen, Junyu" w:date="2023-03-06T16:01:00Z"/>
        </w:rPr>
      </w:pPr>
      <w:r>
        <w:t>t_{q’} = \frac{lerp(\frac{0}{z_{p}}, \frac{1}{z_{r}})}{lerp(\frac{1}{</w:t>
      </w:r>
      <w:proofErr w:type="spellStart"/>
      <w:r>
        <w:t>z_p</w:t>
      </w:r>
      <w:proofErr w:type="spellEnd"/>
      <w:r>
        <w:t>}, \frac{1}{</w:t>
      </w:r>
      <w:proofErr w:type="spellStart"/>
      <w:r>
        <w:t>z_r</w:t>
      </w:r>
      <w:proofErr w:type="spellEnd"/>
      <w:r>
        <w:t>})}</w:t>
      </w:r>
    </w:p>
    <w:p w14:paraId="39E68063" w14:textId="59F6FC91" w:rsidR="70AF7C2D" w:rsidRDefault="70AF7C2D" w:rsidP="1CA8CD5B">
      <w:r>
        <w:rPr>
          <w:noProof/>
        </w:rPr>
        <w:drawing>
          <wp:inline distT="0" distB="0" distL="0" distR="0" wp14:anchorId="4414BADD" wp14:editId="797CBADE">
            <wp:extent cx="1838325" cy="676275"/>
            <wp:effectExtent l="0" t="0" r="0" b="0"/>
            <wp:docPr id="1882295714" name="Picture 1882295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838325" cy="676275"/>
                    </a:xfrm>
                    <a:prstGeom prst="rect">
                      <a:avLst/>
                    </a:prstGeom>
                  </pic:spPr>
                </pic:pic>
              </a:graphicData>
            </a:graphic>
          </wp:inline>
        </w:drawing>
      </w:r>
    </w:p>
    <w:p w14:paraId="40EB0A31" w14:textId="7AAC1962" w:rsidR="02F212D1" w:rsidRDefault="02F212D1" w:rsidP="3E415619">
      <w:r>
        <w:t>From notes: “</w:t>
      </w:r>
      <w:r w:rsidRPr="3E415619">
        <w:rPr>
          <w:i/>
          <w:iCs/>
        </w:rPr>
        <w:t>In order to solve this problem, instead of the texture coordinates u and v, the values of u/z and v/z and also 1/z are interpolated linearly, whereby z is the coordinate in 3D space in the direction of sight (z or 1/z must therefore be stored to each projected point of the polygon). In order to calculate the texture coordinates for a</w:t>
      </w:r>
      <w:r w:rsidR="2CF9DB16" w:rsidRPr="3E415619">
        <w:rPr>
          <w:i/>
          <w:iCs/>
        </w:rPr>
        <w:t xml:space="preserve"> </w:t>
      </w:r>
      <w:r w:rsidRPr="3E415619">
        <w:rPr>
          <w:i/>
          <w:iCs/>
        </w:rPr>
        <w:t>pixel, divisions must now be executed: u= (u/z ÷ 1/z), v= (v/z ÷ 1/z)</w:t>
      </w:r>
      <w:r>
        <w:t>”</w:t>
      </w:r>
    </w:p>
    <w:p w14:paraId="000000B2" w14:textId="40DC9FA8" w:rsidR="001811E1" w:rsidRDefault="001811E1"/>
    <w:p w14:paraId="000000B3" w14:textId="77777777" w:rsidR="001811E1" w:rsidRDefault="001811E1"/>
    <w:p w14:paraId="000000B4" w14:textId="77777777" w:rsidR="001811E1" w:rsidRDefault="001811E1"/>
    <w:p w14:paraId="000000B5" w14:textId="77777777" w:rsidR="001811E1" w:rsidRDefault="005D3640">
      <w:r>
        <w:t>e</w:t>
      </w:r>
    </w:p>
    <w:p w14:paraId="000000B6" w14:textId="77777777" w:rsidR="001811E1" w:rsidRDefault="001811E1"/>
    <w:p w14:paraId="000000B7" w14:textId="77777777" w:rsidR="001811E1" w:rsidRDefault="005D3640">
      <w:r>
        <w:t>viewer position, the point P and the point R is all in the plane z = 3, so you can draw a sketch of that.</w:t>
      </w:r>
    </w:p>
    <w:p w14:paraId="000000B8" w14:textId="77777777" w:rsidR="001811E1" w:rsidRDefault="001811E1"/>
    <w:p w14:paraId="000000B9" w14:textId="4D28A198" w:rsidR="001811E1" w:rsidRDefault="746313EE">
      <w:r>
        <w:t>Interpolate between ¼ and 1. q’ is (0.25, 0) so I think at q its (0.25/(1-¼), 0) = (⅓, 0). Correct if wrong.</w:t>
      </w:r>
      <w:r w:rsidR="761B9206">
        <w:br/>
      </w:r>
      <w:r w:rsidR="0B2C8CC5">
        <w:t>https://www.comp.nus.edu.sg/~lowkl/publications/lowk_persp_interp_techrep.pdf</w:t>
      </w:r>
    </w:p>
    <w:p w14:paraId="17658D70" w14:textId="27CA2CDD" w:rsidR="1E5D4D22" w:rsidRDefault="1E5D4D22" w:rsidP="1E5D4D22">
      <w:r>
        <w:t>---------------</w:t>
      </w:r>
    </w:p>
    <w:p w14:paraId="16194D1C" w14:textId="33043BD9" w:rsidR="1E5D4D22" w:rsidRDefault="1E5D4D22" w:rsidP="1E5D4D22">
      <w:r>
        <w:t xml:space="preserve">I don’t know how to do the lerp thing but I think solution this is correct since I got beta = </w:t>
      </w:r>
      <w:proofErr w:type="spellStart"/>
      <w:r>
        <w:t>tq</w:t>
      </w:r>
      <w:proofErr w:type="spellEnd"/>
      <w:r>
        <w:t xml:space="preserve"> = 0.57</w:t>
      </w:r>
    </w:p>
    <w:p w14:paraId="17A09037" w14:textId="1BBD7CCD" w:rsidR="1E5D4D22" w:rsidRDefault="1E5D4D22" w:rsidP="1E5D4D22">
      <w:r>
        <w:rPr>
          <w:noProof/>
        </w:rPr>
        <w:drawing>
          <wp:inline distT="0" distB="0" distL="0" distR="0" wp14:anchorId="363C57E9" wp14:editId="7405E658">
            <wp:extent cx="6079066" cy="3419475"/>
            <wp:effectExtent l="0" t="0" r="0" b="0"/>
            <wp:docPr id="515182737" name="Picture 515182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79066" cy="3419475"/>
                    </a:xfrm>
                    <a:prstGeom prst="rect">
                      <a:avLst/>
                    </a:prstGeom>
                  </pic:spPr>
                </pic:pic>
              </a:graphicData>
            </a:graphic>
          </wp:inline>
        </w:drawing>
      </w:r>
      <w:proofErr w:type="spellStart"/>
      <w:ins w:id="45" w:author="Oliveira, Samuel" w:date="2022-03-20T13:41:00Z">
        <w:r w:rsidR="559277E1">
          <w:t>MSl</w:t>
        </w:r>
      </w:ins>
      <w:proofErr w:type="spellEnd"/>
    </w:p>
    <w:p w14:paraId="000000BA" w14:textId="008B5313" w:rsidR="001811E1" w:rsidRDefault="1505E6C8">
      <w:r>
        <w:t>------------------------------------------------------------------------------------------------------</w:t>
      </w:r>
    </w:p>
    <w:p w14:paraId="776A1944" w14:textId="0C50E835" w:rsidR="2D182A66" w:rsidRDefault="2D182A66" w:rsidP="1CA8CD5B">
      <w:r>
        <w:t xml:space="preserve">I agree with </w:t>
      </w:r>
      <w:proofErr w:type="gramStart"/>
      <w:r>
        <w:t>0.57</w:t>
      </w:r>
      <w:proofErr w:type="gramEnd"/>
    </w:p>
    <w:p w14:paraId="660C1E49" w14:textId="516BCE83" w:rsidR="2D182A66" w:rsidRDefault="2D182A66" w:rsidP="1CA8CD5B">
      <w:proofErr w:type="spellStart"/>
      <w:r>
        <w:t>t</w:t>
      </w:r>
      <w:r w:rsidR="1505E6C8">
        <w:t>q</w:t>
      </w:r>
      <w:proofErr w:type="spellEnd"/>
      <w:r w:rsidR="1505E6C8">
        <w:t xml:space="preserve"> = </w:t>
      </w:r>
      <w:proofErr w:type="gramStart"/>
      <w:r w:rsidR="1505E6C8">
        <w:t>lerp(</w:t>
      </w:r>
      <w:proofErr w:type="gramEnd"/>
      <w:r w:rsidR="1505E6C8">
        <w:t>0/4,1/1) / lerp(¼</w:t>
      </w:r>
      <w:r w:rsidR="02461306">
        <w:t>,</w:t>
      </w:r>
      <w:r w:rsidR="1505E6C8">
        <w:t xml:space="preserve"> 1) = [0 + 1 * 1/4]/[¼ + (1-</w:t>
      </w:r>
      <w:r w:rsidR="623EB1DC">
        <w:t>1/4</w:t>
      </w:r>
      <w:r w:rsidR="1505E6C8">
        <w:t>)</w:t>
      </w:r>
      <w:r w:rsidR="18DFB075">
        <w:t xml:space="preserve"> * 1/4</w:t>
      </w:r>
      <w:r w:rsidR="1505E6C8">
        <w:t>]</w:t>
      </w:r>
      <w:r w:rsidR="599C74DC">
        <w:t xml:space="preserve"> = 4/</w:t>
      </w:r>
      <w:r w:rsidR="0545E6C9">
        <w:t>7</w:t>
      </w:r>
      <w:r w:rsidR="599C74DC">
        <w:t xml:space="preserve"> = 0.57</w:t>
      </w:r>
    </w:p>
    <w:p w14:paraId="105A25F3" w14:textId="14032342" w:rsidR="0F8F83A7" w:rsidRDefault="0F8F83A7" w:rsidP="1CA8CD5B">
      <w:r>
        <w:t xml:space="preserve">The </w:t>
      </w:r>
      <w:proofErr w:type="spellStart"/>
      <w:r>
        <w:t>tp</w:t>
      </w:r>
      <w:proofErr w:type="spellEnd"/>
      <w:r>
        <w:t xml:space="preserve"> and tr are switched compared to the slide because the former should have t = 0 while the latter should</w:t>
      </w:r>
      <w:r w:rsidR="78A5DC79">
        <w:t xml:space="preserve"> be</w:t>
      </w:r>
      <w:r>
        <w:t xml:space="preserve"> t = 1</w:t>
      </w:r>
    </w:p>
    <w:p w14:paraId="3A8A7727" w14:textId="6C13E0E4" w:rsidR="1CA8CD5B" w:rsidRDefault="1CA8CD5B" w:rsidP="1CA8CD5B"/>
    <w:p w14:paraId="452FA817" w14:textId="1FB978BA" w:rsidR="019DF978" w:rsidRDefault="019DF978" w:rsidP="1CA8CD5B">
      <w:r>
        <w:t>Could someone show the full working for this question? Going right over my head, would really appreciate it :)</w:t>
      </w:r>
    </w:p>
    <w:p w14:paraId="13D85B64" w14:textId="3789DDD6" w:rsidR="1CA8CD5B" w:rsidRDefault="1CA8CD5B" w:rsidP="1CA8CD5B"/>
    <w:p w14:paraId="3CD054D3" w14:textId="7084ED6A" w:rsidR="1CA8CD5B" w:rsidRDefault="1CA8CD5B" w:rsidP="1CA8CD5B"/>
    <w:p w14:paraId="62FDFB7A" w14:textId="58B81813" w:rsidR="1CA8CD5B" w:rsidRDefault="1CA8CD5B" w:rsidP="1CA8CD5B"/>
    <w:p w14:paraId="000000BB" w14:textId="78014EDE" w:rsidR="001811E1" w:rsidRDefault="3C2131D4">
      <w:r>
        <w:t xml:space="preserve">F </w:t>
      </w:r>
    </w:p>
    <w:p w14:paraId="000000BC" w14:textId="77777777" w:rsidR="001811E1" w:rsidRDefault="005D3640">
      <w:proofErr w:type="spellStart"/>
      <w:r>
        <w:t>i</w:t>
      </w:r>
      <w:proofErr w:type="spellEnd"/>
      <w:r>
        <w:t>)</w:t>
      </w:r>
    </w:p>
    <w:p w14:paraId="000000BD" w14:textId="77777777" w:rsidR="001811E1" w:rsidRDefault="005D3640">
      <w:r>
        <w:t>A normal map</w:t>
      </w:r>
    </w:p>
    <w:p w14:paraId="000000BE" w14:textId="77777777" w:rsidR="001811E1" w:rsidRDefault="001811E1"/>
    <w:p w14:paraId="000000BF" w14:textId="77777777" w:rsidR="001811E1" w:rsidRDefault="005D3640">
      <w:r>
        <w:t>ii)</w:t>
      </w:r>
    </w:p>
    <w:p w14:paraId="000000C0" w14:textId="77777777" w:rsidR="001811E1" w:rsidRDefault="005D3640">
      <w:r>
        <w:t xml:space="preserve">Replace surface </w:t>
      </w:r>
      <w:proofErr w:type="spellStart"/>
      <w:r>
        <w:t>normals</w:t>
      </w:r>
      <w:proofErr w:type="spellEnd"/>
      <w:r>
        <w:t xml:space="preserve"> with those of the normal map. Geometry is </w:t>
      </w:r>
      <w:r>
        <w:rPr>
          <w:b/>
        </w:rPr>
        <w:t>not</w:t>
      </w:r>
      <w:r>
        <w:t xml:space="preserve"> </w:t>
      </w:r>
      <w:proofErr w:type="gramStart"/>
      <w:r>
        <w:t>manipulated</w:t>
      </w:r>
      <w:proofErr w:type="gramEnd"/>
    </w:p>
    <w:p w14:paraId="000000C1" w14:textId="77777777" w:rsidR="001811E1" w:rsidRDefault="001811E1"/>
    <w:p w14:paraId="000000C2" w14:textId="77777777" w:rsidR="001811E1" w:rsidRDefault="005D3640">
      <w:r>
        <w:t>iii)</w:t>
      </w:r>
    </w:p>
    <w:p w14:paraId="000000C3" w14:textId="04535D7B" w:rsidR="001811E1" w:rsidRDefault="005D3640">
      <w:r>
        <w:t xml:space="preserve">Fake detail without changing the geometry. Significantly </w:t>
      </w:r>
      <w:ins w:id="46" w:author="Yurevich, Anastasia" w:date="2023-01-12T17:05:00Z">
        <w:r w:rsidR="7F35EDB5">
          <w:t>&amp;</w:t>
        </w:r>
      </w:ins>
      <w:r>
        <w:t xml:space="preserve">more efficient </w:t>
      </w:r>
    </w:p>
    <w:sectPr w:rsidR="001811E1">
      <w:footerReference w:type="default" r:id="rId21"/>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Hannes Hertach" w:date="2020-03-15T12:47:00Z" w:initials="">
    <w:p w14:paraId="000000C8" w14:textId="77777777" w:rsidR="001811E1" w:rsidRDefault="005D3640">
      <w:pPr>
        <w:widowControl w:val="0"/>
        <w:pBdr>
          <w:top w:val="nil"/>
          <w:left w:val="nil"/>
          <w:bottom w:val="nil"/>
          <w:right w:val="nil"/>
          <w:between w:val="nil"/>
        </w:pBdr>
        <w:spacing w:line="240" w:lineRule="auto"/>
        <w:rPr>
          <w:color w:val="000000"/>
        </w:rPr>
      </w:pPr>
      <w:r>
        <w:rPr>
          <w:color w:val="000000"/>
        </w:rPr>
        <w:t>I think we also want to align the view direction to the z axis</w:t>
      </w:r>
    </w:p>
  </w:comment>
  <w:comment w:id="1" w:author="Avish Vijayaraghavan" w:date="2020-03-15T15:11:00Z" w:initials="">
    <w:p w14:paraId="000000C9" w14:textId="77777777" w:rsidR="001811E1" w:rsidRDefault="005D3640">
      <w:pPr>
        <w:widowControl w:val="0"/>
        <w:pBdr>
          <w:top w:val="nil"/>
          <w:left w:val="nil"/>
          <w:bottom w:val="nil"/>
          <w:right w:val="nil"/>
          <w:between w:val="nil"/>
        </w:pBdr>
        <w:spacing w:line="240" w:lineRule="auto"/>
        <w:rPr>
          <w:color w:val="000000"/>
        </w:rPr>
      </w:pPr>
      <w:r>
        <w:rPr>
          <w:color w:val="000000"/>
        </w:rPr>
        <w:t>why z?</w:t>
      </w:r>
    </w:p>
  </w:comment>
  <w:comment w:id="2" w:author="Avish Vijayaraghavan" w:date="2020-03-15T15:11:00Z" w:initials="">
    <w:p w14:paraId="000000CA" w14:textId="77777777" w:rsidR="001811E1" w:rsidRDefault="005D3640">
      <w:pPr>
        <w:widowControl w:val="0"/>
        <w:pBdr>
          <w:top w:val="nil"/>
          <w:left w:val="nil"/>
          <w:bottom w:val="nil"/>
          <w:right w:val="nil"/>
          <w:between w:val="nil"/>
        </w:pBdr>
        <w:spacing w:line="240" w:lineRule="auto"/>
        <w:rPr>
          <w:color w:val="000000"/>
        </w:rPr>
      </w:pPr>
      <w:r>
        <w:rPr>
          <w:color w:val="000000"/>
        </w:rPr>
        <w:t>or rather could it be x or y too?</w:t>
      </w:r>
    </w:p>
  </w:comment>
  <w:comment w:id="3" w:author="Jamal Mulla" w:date="2020-03-15T15:30:00Z" w:initials="">
    <w:p w14:paraId="000000CB" w14:textId="77777777" w:rsidR="001811E1" w:rsidRDefault="005D3640">
      <w:pPr>
        <w:widowControl w:val="0"/>
        <w:pBdr>
          <w:top w:val="nil"/>
          <w:left w:val="nil"/>
          <w:bottom w:val="nil"/>
          <w:right w:val="nil"/>
          <w:between w:val="nil"/>
        </w:pBdr>
        <w:spacing w:line="240" w:lineRule="auto"/>
        <w:rPr>
          <w:color w:val="000000"/>
        </w:rPr>
      </w:pPr>
      <w:r>
        <w:rPr>
          <w:color w:val="000000"/>
        </w:rPr>
        <w:t>z is the one we align with by default. See notes02</w:t>
      </w:r>
    </w:p>
  </w:comment>
  <w:comment w:id="4" w:author="Hannes Hertach" w:date="2020-03-15T15:36:00Z" w:initials="">
    <w:p w14:paraId="000000CC" w14:textId="77777777" w:rsidR="001811E1" w:rsidRDefault="005D3640">
      <w:pPr>
        <w:widowControl w:val="0"/>
        <w:pBdr>
          <w:top w:val="nil"/>
          <w:left w:val="nil"/>
          <w:bottom w:val="nil"/>
          <w:right w:val="nil"/>
          <w:between w:val="nil"/>
        </w:pBdr>
        <w:spacing w:line="240" w:lineRule="auto"/>
        <w:rPr>
          <w:color w:val="000000"/>
        </w:rPr>
      </w:pPr>
      <w:r>
        <w:rPr>
          <w:color w:val="000000"/>
        </w:rPr>
        <w:t>If you don't align to z, you need to change the projection matrix for the next step</w:t>
      </w:r>
    </w:p>
  </w:comment>
  <w:comment w:id="5" w:author="Hannes Hertach" w:date="2020-03-15T15:39:00Z" w:initials="">
    <w:p w14:paraId="000000CD" w14:textId="77777777" w:rsidR="001811E1" w:rsidRDefault="005D3640">
      <w:pPr>
        <w:widowControl w:val="0"/>
        <w:pBdr>
          <w:top w:val="nil"/>
          <w:left w:val="nil"/>
          <w:bottom w:val="nil"/>
          <w:right w:val="nil"/>
          <w:between w:val="nil"/>
        </w:pBdr>
        <w:spacing w:line="240" w:lineRule="auto"/>
        <w:rPr>
          <w:color w:val="000000"/>
        </w:rPr>
      </w:pPr>
      <w:r>
        <w:rPr>
          <w:color w:val="000000"/>
        </w:rPr>
        <w:t>I got this too at first, but then I wasn't sure which way the rotation is by default. Because we rotate "upward" I think its actually -45 and -90 degrees, so that changes the signs of sin/cos, but I'm not 100% sure.</w:t>
      </w:r>
    </w:p>
  </w:comment>
  <w:comment w:id="6" w:author="Joe Rackham" w:date="2020-03-17T15:22:00Z" w:initials="">
    <w:p w14:paraId="000000CE" w14:textId="77777777" w:rsidR="001811E1" w:rsidRDefault="005D3640">
      <w:pPr>
        <w:widowControl w:val="0"/>
        <w:pBdr>
          <w:top w:val="nil"/>
          <w:left w:val="nil"/>
          <w:bottom w:val="nil"/>
          <w:right w:val="nil"/>
          <w:between w:val="nil"/>
        </w:pBdr>
        <w:spacing w:line="240" w:lineRule="auto"/>
        <w:rPr>
          <w:color w:val="000000"/>
        </w:rPr>
      </w:pPr>
      <w:r>
        <w:rPr>
          <w:color w:val="000000"/>
        </w:rPr>
        <w:t>I thought 45 for both, why do you think 90</w:t>
      </w:r>
    </w:p>
  </w:comment>
  <w:comment w:id="7" w:author="Hannes Hertach" w:date="2020-03-17T15:36:00Z" w:initials="">
    <w:p w14:paraId="000000CF" w14:textId="77777777" w:rsidR="001811E1" w:rsidRDefault="005D3640">
      <w:pPr>
        <w:widowControl w:val="0"/>
        <w:pBdr>
          <w:top w:val="nil"/>
          <w:left w:val="nil"/>
          <w:bottom w:val="nil"/>
          <w:right w:val="nil"/>
          <w:between w:val="nil"/>
        </w:pBdr>
        <w:spacing w:line="240" w:lineRule="auto"/>
        <w:rPr>
          <w:color w:val="000000"/>
        </w:rPr>
      </w:pPr>
      <w:r>
        <w:rPr>
          <w:color w:val="000000"/>
        </w:rPr>
        <w:t>The direction vector is (-1, -1, 0), so in the xy plane. So I'd rotate -45 (upwards) to align with the x axis to get a vector parallel to (-1, 0, 0), then rotate -90 degrees to get a vector parallel to (0, 0, 1). I think that's correct?</w:t>
      </w:r>
    </w:p>
  </w:comment>
  <w:comment w:id="8" w:author="Joe Rackham" w:date="2020-03-17T16:06:00Z" w:initials="">
    <w:p w14:paraId="000000D0" w14:textId="77777777" w:rsidR="001811E1" w:rsidRDefault="005D3640">
      <w:pPr>
        <w:widowControl w:val="0"/>
        <w:pBdr>
          <w:top w:val="nil"/>
          <w:left w:val="nil"/>
          <w:bottom w:val="nil"/>
          <w:right w:val="nil"/>
          <w:between w:val="nil"/>
        </w:pBdr>
        <w:spacing w:line="240" w:lineRule="auto"/>
        <w:rPr>
          <w:color w:val="000000"/>
        </w:rPr>
      </w:pPr>
      <w:r>
        <w:rPr>
          <w:color w:val="000000"/>
        </w:rPr>
        <w:t>Yes that makes sense, thanks</w:t>
      </w:r>
    </w:p>
  </w:comment>
  <w:comment w:id="9" w:author="Hannes Hertach" w:date="2020-03-15T15:39:00Z" w:initials="">
    <w:p w14:paraId="000000D1" w14:textId="77777777" w:rsidR="001811E1" w:rsidRDefault="005D3640">
      <w:pPr>
        <w:widowControl w:val="0"/>
        <w:pBdr>
          <w:top w:val="nil"/>
          <w:left w:val="nil"/>
          <w:bottom w:val="nil"/>
          <w:right w:val="nil"/>
          <w:between w:val="nil"/>
        </w:pBdr>
        <w:spacing w:line="240" w:lineRule="auto"/>
        <w:rPr>
          <w:color w:val="000000"/>
        </w:rPr>
      </w:pPr>
      <w:r>
        <w:rPr>
          <w:color w:val="000000"/>
        </w:rPr>
        <w:t>I got this too at first, but then I wasn't sure which way the rotation is by default. Because we rotate "upward" I think its actually -45 and -90 degrees, so that changes the signs of sin/cos, but I'm not 100% sure.</w:t>
      </w:r>
    </w:p>
  </w:comment>
  <w:comment w:id="10" w:author="Joe Rackham" w:date="2020-03-17T15:22:00Z" w:initials="">
    <w:p w14:paraId="000000D2" w14:textId="77777777" w:rsidR="001811E1" w:rsidRDefault="005D3640">
      <w:pPr>
        <w:widowControl w:val="0"/>
        <w:pBdr>
          <w:top w:val="nil"/>
          <w:left w:val="nil"/>
          <w:bottom w:val="nil"/>
          <w:right w:val="nil"/>
          <w:between w:val="nil"/>
        </w:pBdr>
        <w:spacing w:line="240" w:lineRule="auto"/>
        <w:rPr>
          <w:color w:val="000000"/>
        </w:rPr>
      </w:pPr>
      <w:r>
        <w:rPr>
          <w:color w:val="000000"/>
        </w:rPr>
        <w:t>I thought 45 for both, why do you think 90</w:t>
      </w:r>
    </w:p>
  </w:comment>
  <w:comment w:id="11" w:author="Hannes Hertach" w:date="2020-03-17T15:36:00Z" w:initials="">
    <w:p w14:paraId="000000D3" w14:textId="77777777" w:rsidR="001811E1" w:rsidRDefault="005D3640">
      <w:pPr>
        <w:widowControl w:val="0"/>
        <w:pBdr>
          <w:top w:val="nil"/>
          <w:left w:val="nil"/>
          <w:bottom w:val="nil"/>
          <w:right w:val="nil"/>
          <w:between w:val="nil"/>
        </w:pBdr>
        <w:spacing w:line="240" w:lineRule="auto"/>
        <w:rPr>
          <w:color w:val="000000"/>
        </w:rPr>
      </w:pPr>
      <w:r>
        <w:rPr>
          <w:color w:val="000000"/>
        </w:rPr>
        <w:t>The direction vector is (-1, -1, 0), so in the xy plane. So I'd rotate -45 (upwards) to align with the x axis to get a vector parallel to (-1, 0, 0), then rotate -90 degrees to get a vector parallel to (0, 0, 1). I think that's correct?</w:t>
      </w:r>
    </w:p>
  </w:comment>
  <w:comment w:id="12" w:author="Joe Rackham" w:date="2020-03-17T16:06:00Z" w:initials="">
    <w:p w14:paraId="000000D4" w14:textId="77777777" w:rsidR="001811E1" w:rsidRDefault="005D3640">
      <w:pPr>
        <w:widowControl w:val="0"/>
        <w:pBdr>
          <w:top w:val="nil"/>
          <w:left w:val="nil"/>
          <w:bottom w:val="nil"/>
          <w:right w:val="nil"/>
          <w:between w:val="nil"/>
        </w:pBdr>
        <w:spacing w:line="240" w:lineRule="auto"/>
        <w:rPr>
          <w:color w:val="000000"/>
        </w:rPr>
      </w:pPr>
      <w:r>
        <w:rPr>
          <w:color w:val="000000"/>
        </w:rPr>
        <w:t>Yes that makes sense, thanks</w:t>
      </w:r>
    </w:p>
  </w:comment>
  <w:comment w:id="13" w:author="Wang, Qianzhou" w:date="2021-03-19T08:32:00Z" w:initials="WQ">
    <w:p w14:paraId="17B2BEC6" w14:textId="12AAC2BF" w:rsidR="45652ACF" w:rsidRDefault="45652ACF" w:rsidP="755D39D3">
      <w:pPr>
        <w:pStyle w:val="CommentText"/>
      </w:pPr>
      <w:r>
        <w:t>Not sure why last row in A (translation) becomes [10 10 0 1] during computation. Though final results seem satisfying</w:t>
      </w:r>
      <w:r>
        <w:rPr>
          <w:rStyle w:val="CommentReference"/>
        </w:rPr>
        <w:annotationRef/>
      </w:r>
    </w:p>
  </w:comment>
  <w:comment w:id="14" w:author="Buxton, Robbie" w:date="2023-03-06T13:26:00Z" w:initials="BR">
    <w:p w14:paraId="7DCB3D93" w14:textId="4FFE68F5" w:rsidR="1CA8CD5B" w:rsidRDefault="1CA8CD5B">
      <w:pPr>
        <w:pStyle w:val="CommentText"/>
      </w:pPr>
      <w:r>
        <w:t xml:space="preserve">I think it's a mistake. When you do it with [-10, -10, 0, 1] you also get the correct answer </w:t>
      </w:r>
      <w:r>
        <w:rPr>
          <w:rStyle w:val="CommentReference"/>
        </w:rPr>
        <w:annotationRef/>
      </w:r>
    </w:p>
  </w:comment>
  <w:comment w:id="15" w:author="Akshay Narayan" w:date="2020-03-18T13:14:00Z" w:initials="">
    <w:p w14:paraId="000000C7" w14:textId="77777777" w:rsidR="001811E1" w:rsidRDefault="005D3640">
      <w:pPr>
        <w:widowControl w:val="0"/>
        <w:pBdr>
          <w:top w:val="nil"/>
          <w:left w:val="nil"/>
          <w:bottom w:val="nil"/>
          <w:right w:val="nil"/>
          <w:between w:val="nil"/>
        </w:pBdr>
        <w:spacing w:line="240" w:lineRule="auto"/>
        <w:rPr>
          <w:color w:val="000000"/>
        </w:rPr>
      </w:pPr>
      <w:r>
        <w:rPr>
          <w:color w:val="000000"/>
        </w:rPr>
        <w:t>i think the first row should be [cos90, 0, sin90, 0]</w:t>
      </w:r>
    </w:p>
  </w:comment>
  <w:comment w:id="16" w:author="Zhang, Yifei" w:date="2021-03-23T01:16:00Z" w:initials="ZY">
    <w:p w14:paraId="743D23F2" w14:textId="24791290" w:rsidR="255FF5A5" w:rsidRDefault="255FF5A5">
      <w:pPr>
        <w:pStyle w:val="CommentText"/>
      </w:pPr>
      <w:r>
        <w:t>+ 1</w:t>
      </w:r>
      <w:r>
        <w:rPr>
          <w:rStyle w:val="CommentReference"/>
        </w:rPr>
        <w:annotationRef/>
      </w:r>
    </w:p>
  </w:comment>
  <w:comment w:id="17" w:author="Jamal Mulla" w:date="2020-03-15T15:37:00Z" w:initials="">
    <w:p w14:paraId="000000D7" w14:textId="77777777" w:rsidR="001811E1" w:rsidRDefault="005D3640">
      <w:pPr>
        <w:widowControl w:val="0"/>
        <w:pBdr>
          <w:top w:val="nil"/>
          <w:left w:val="nil"/>
          <w:bottom w:val="nil"/>
          <w:right w:val="nil"/>
          <w:between w:val="nil"/>
        </w:pBdr>
        <w:spacing w:line="240" w:lineRule="auto"/>
        <w:rPr>
          <w:color w:val="000000"/>
        </w:rPr>
      </w:pPr>
      <w:r>
        <w:rPr>
          <w:color w:val="000000"/>
        </w:rPr>
        <w:t>Question says in the viewer-centred coordinate system. Shouldn't the matrix from part a be multiplied by the projection matrix</w:t>
      </w:r>
    </w:p>
  </w:comment>
  <w:comment w:id="18" w:author="Avish Vijayaraghavan" w:date="2020-03-15T18:01:00Z" w:initials="">
    <w:p w14:paraId="000000D8" w14:textId="77777777" w:rsidR="001811E1" w:rsidRDefault="005D3640">
      <w:pPr>
        <w:widowControl w:val="0"/>
        <w:pBdr>
          <w:top w:val="nil"/>
          <w:left w:val="nil"/>
          <w:bottom w:val="nil"/>
          <w:right w:val="nil"/>
          <w:between w:val="nil"/>
        </w:pBdr>
        <w:spacing w:line="240" w:lineRule="auto"/>
        <w:rPr>
          <w:color w:val="000000"/>
        </w:rPr>
      </w:pPr>
      <w:r>
        <w:rPr>
          <w:color w:val="000000"/>
        </w:rPr>
        <w:t>+1</w:t>
      </w:r>
    </w:p>
  </w:comment>
  <w:comment w:id="19" w:author="James Dalboth" w:date="2020-03-17T14:24:00Z" w:initials="">
    <w:p w14:paraId="000000D9" w14:textId="77777777" w:rsidR="001811E1" w:rsidRDefault="005D3640">
      <w:pPr>
        <w:widowControl w:val="0"/>
        <w:pBdr>
          <w:top w:val="nil"/>
          <w:left w:val="nil"/>
          <w:bottom w:val="nil"/>
          <w:right w:val="nil"/>
          <w:between w:val="nil"/>
        </w:pBdr>
        <w:spacing w:line="240" w:lineRule="auto"/>
        <w:rPr>
          <w:color w:val="000000"/>
        </w:rPr>
      </w:pPr>
      <w:r>
        <w:rPr>
          <w:color w:val="000000"/>
        </w:rPr>
        <w:t>The matrix from part i converts from a world coordinate system to the viewer-centered coordinate system. Since the question implies we are already in the viewer centered coordinate system for this question I don't think we need to multiply the matrix from i</w:t>
      </w:r>
    </w:p>
  </w:comment>
  <w:comment w:id="20" w:author="Akshay Narayan" w:date="2020-03-18T13:17:00Z" w:initials="">
    <w:p w14:paraId="000000DA" w14:textId="77777777" w:rsidR="001811E1" w:rsidRDefault="005D3640">
      <w:pPr>
        <w:widowControl w:val="0"/>
        <w:pBdr>
          <w:top w:val="nil"/>
          <w:left w:val="nil"/>
          <w:bottom w:val="nil"/>
          <w:right w:val="nil"/>
          <w:between w:val="nil"/>
        </w:pBdr>
        <w:spacing w:line="240" w:lineRule="auto"/>
        <w:rPr>
          <w:color w:val="000000"/>
        </w:rPr>
      </w:pPr>
      <w:r>
        <w:rPr>
          <w:color w:val="000000"/>
        </w:rPr>
        <w:t>This is down to unclear wording in the question, as long as we write down either assumption explicitly we should be fine.</w:t>
      </w:r>
    </w:p>
  </w:comment>
  <w:comment w:id="21" w:author="James Dalboth" w:date="2020-03-17T14:38:00Z" w:initials="">
    <w:p w14:paraId="000000DD" w14:textId="77777777" w:rsidR="001811E1" w:rsidRDefault="005D3640">
      <w:pPr>
        <w:widowControl w:val="0"/>
        <w:pBdr>
          <w:top w:val="nil"/>
          <w:left w:val="nil"/>
          <w:bottom w:val="nil"/>
          <w:right w:val="nil"/>
          <w:between w:val="nil"/>
        </w:pBdr>
        <w:spacing w:line="240" w:lineRule="auto"/>
        <w:rPr>
          <w:color w:val="000000"/>
        </w:rPr>
      </w:pPr>
      <w:r>
        <w:rPr>
          <w:color w:val="000000"/>
        </w:rPr>
        <w:t>This takes into account the translation but doesn't apply the rotation we used in part a? Surely we need the transform and the rotation(s) then the projection? Basically applying the world-viewer matrix in part ai) then the projection matrix?</w:t>
      </w:r>
    </w:p>
  </w:comment>
  <w:comment w:id="22" w:author="Jamal Mulla" w:date="2020-03-17T14:45:00Z" w:initials="">
    <w:p w14:paraId="000000DE" w14:textId="77777777" w:rsidR="001811E1" w:rsidRDefault="005D3640">
      <w:pPr>
        <w:widowControl w:val="0"/>
        <w:pBdr>
          <w:top w:val="nil"/>
          <w:left w:val="nil"/>
          <w:bottom w:val="nil"/>
          <w:right w:val="nil"/>
          <w:between w:val="nil"/>
        </w:pBdr>
        <w:spacing w:line="240" w:lineRule="auto"/>
        <w:rPr>
          <w:color w:val="000000"/>
        </w:rPr>
      </w:pPr>
      <w:r>
        <w:rPr>
          <w:color w:val="000000"/>
        </w:rPr>
        <w:t>Yeah I think this was done with the old incorrect matrix</w:t>
      </w:r>
    </w:p>
  </w:comment>
  <w:comment w:id="23" w:author="Daharwal, Meghan" w:date="2021-03-19T06:45:00Z" w:initials="DM">
    <w:p w14:paraId="2613842E" w14:textId="0C60CF46" w:rsidR="001BB79C" w:rsidRDefault="001BB79C">
      <w:r>
        <w:t>Can someone please confirm what points they got? This q is driving me mad.</w:t>
      </w:r>
      <w:r>
        <w:annotationRef/>
      </w:r>
    </w:p>
  </w:comment>
  <w:comment w:id="24" w:author="Wang, Qianzhou" w:date="2021-03-19T08:59:00Z" w:initials="WQ">
    <w:p w14:paraId="77F23D8C" w14:textId="1E2ECE35" w:rsidR="392B4447" w:rsidRDefault="392B4447">
      <w:pPr>
        <w:pStyle w:val="CommentText"/>
      </w:pPr>
      <w:r>
        <w:t>Uploaded my solution. Not sure about it</w:t>
      </w:r>
      <w:r>
        <w:rPr>
          <w:rStyle w:val="CommentReference"/>
        </w:rPr>
        <w:annotationRef/>
      </w:r>
    </w:p>
  </w:comment>
  <w:comment w:id="25" w:author="Daharwal, Meghan" w:date="2021-03-19T09:08:00Z" w:initials="DM">
    <w:p w14:paraId="11CA6A83" w14:textId="0F444882" w:rsidR="392B4447" w:rsidRDefault="392B4447">
      <w:pPr>
        <w:pStyle w:val="CommentText"/>
      </w:pPr>
      <w:r>
        <w:rPr>
          <w:color w:val="2B579A"/>
          <w:shd w:val="clear" w:color="auto" w:fill="E6E6E6"/>
        </w:rPr>
        <w:fldChar w:fldCharType="begin"/>
      </w:r>
      <w:r>
        <w:instrText xml:space="preserve"> HYPERLINK "mailto:qw4017@ic.ac.uk"</w:instrText>
      </w:r>
      <w:r>
        <w:rPr>
          <w:color w:val="2B579A"/>
          <w:shd w:val="clear" w:color="auto" w:fill="E6E6E6"/>
        </w:rPr>
      </w:r>
      <w:bookmarkStart w:id="27" w:name="_@_2F7E8D048F374C2888297D4F12BBF058Z"/>
      <w:r>
        <w:rPr>
          <w:color w:val="2B579A"/>
          <w:shd w:val="clear" w:color="auto" w:fill="E6E6E6"/>
        </w:rPr>
        <w:fldChar w:fldCharType="separate"/>
      </w:r>
      <w:bookmarkEnd w:id="27"/>
      <w:r w:rsidRPr="392B4447">
        <w:rPr>
          <w:rStyle w:val="Mention"/>
          <w:noProof/>
        </w:rPr>
        <w:t>@Wang, Qianzhou</w:t>
      </w:r>
      <w:r>
        <w:rPr>
          <w:color w:val="2B579A"/>
          <w:shd w:val="clear" w:color="auto" w:fill="E6E6E6"/>
        </w:rPr>
        <w:fldChar w:fldCharType="end"/>
      </w:r>
      <w:r>
        <w:t xml:space="preserve"> Thank you! That helps</w:t>
      </w:r>
      <w:r>
        <w:rPr>
          <w:rStyle w:val="CommentReference"/>
        </w:rPr>
        <w:annotationRef/>
      </w:r>
    </w:p>
  </w:comment>
  <w:comment w:id="29" w:author="Hannes Hertach" w:date="2020-03-17T15:41:00Z" w:initials="">
    <w:p w14:paraId="000000D5" w14:textId="77777777" w:rsidR="001811E1" w:rsidRDefault="005D3640">
      <w:pPr>
        <w:widowControl w:val="0"/>
        <w:pBdr>
          <w:top w:val="nil"/>
          <w:left w:val="nil"/>
          <w:bottom w:val="nil"/>
          <w:right w:val="nil"/>
          <w:between w:val="nil"/>
        </w:pBdr>
        <w:spacing w:line="240" w:lineRule="auto"/>
        <w:rPr>
          <w:color w:val="000000"/>
        </w:rPr>
      </w:pPr>
      <w:r>
        <w:rPr>
          <w:color w:val="000000"/>
        </w:rPr>
        <w:t>I think we have to calculate it numerically :( what a pain</w:t>
      </w:r>
    </w:p>
  </w:comment>
  <w:comment w:id="30" w:author="Clovis PJ" w:date="2020-03-17T16:58:00Z" w:initials="">
    <w:p w14:paraId="000000D6" w14:textId="77777777" w:rsidR="001811E1" w:rsidRDefault="005D3640">
      <w:pPr>
        <w:widowControl w:val="0"/>
        <w:pBdr>
          <w:top w:val="nil"/>
          <w:left w:val="nil"/>
          <w:bottom w:val="nil"/>
          <w:right w:val="nil"/>
          <w:between w:val="nil"/>
        </w:pBdr>
        <w:spacing w:line="240" w:lineRule="auto"/>
        <w:rPr>
          <w:color w:val="000000"/>
        </w:rPr>
      </w:pPr>
      <w:r>
        <w:rPr>
          <w:color w:val="000000"/>
        </w:rPr>
        <w:t>:(((((</w:t>
      </w:r>
    </w:p>
  </w:comment>
  <w:comment w:id="31" w:author="Mo, Jiawei" w:date="2021-03-20T12:38:00Z" w:initials="MJ">
    <w:p w14:paraId="5DDAF693" w14:textId="62B48F5D" w:rsidR="70D8E0B1" w:rsidRDefault="70D8E0B1">
      <w:pPr>
        <w:pStyle w:val="CommentText"/>
      </w:pPr>
      <w:r>
        <w:t>multiple line mapping is not taught, not sure it is examable. the weighted formula for multiple points is relative complex rather than just taking average.</w:t>
      </w:r>
      <w:r>
        <w:rPr>
          <w:rStyle w:val="CommentReference"/>
        </w:rPr>
        <w:annotationRef/>
      </w:r>
    </w:p>
  </w:comment>
  <w:comment w:id="32" w:author="Penelope Tay" w:date="2020-03-18T03:50:00Z" w:initials="">
    <w:p w14:paraId="000000C5" w14:textId="77777777" w:rsidR="001811E1" w:rsidRDefault="005D3640">
      <w:pPr>
        <w:widowControl w:val="0"/>
        <w:pBdr>
          <w:top w:val="nil"/>
          <w:left w:val="nil"/>
          <w:bottom w:val="nil"/>
          <w:right w:val="nil"/>
          <w:between w:val="nil"/>
        </w:pBdr>
        <w:spacing w:line="240" w:lineRule="auto"/>
        <w:rPr>
          <w:color w:val="000000"/>
        </w:rPr>
      </w:pPr>
      <w:r>
        <w:rPr>
          <w:color w:val="000000"/>
        </w:rPr>
        <w:t>So for e), the interpolated normal is 0.5(-1,0,0) + 0.5(0, 1,0) = (-0.5, 0.5,0)</w:t>
      </w:r>
    </w:p>
  </w:comment>
  <w:comment w:id="33" w:author="Penelope Tay" w:date="2020-03-18T17:30:00Z" w:initials="">
    <w:p w14:paraId="000000C6" w14:textId="77777777" w:rsidR="001811E1" w:rsidRDefault="005D3640">
      <w:pPr>
        <w:widowControl w:val="0"/>
        <w:pBdr>
          <w:top w:val="nil"/>
          <w:left w:val="nil"/>
          <w:bottom w:val="nil"/>
          <w:right w:val="nil"/>
          <w:between w:val="nil"/>
        </w:pBdr>
        <w:spacing w:line="240" w:lineRule="auto"/>
        <w:rPr>
          <w:color w:val="000000"/>
        </w:rPr>
      </w:pPr>
      <w:r>
        <w:rPr>
          <w:color w:val="000000"/>
        </w:rPr>
        <w:t>:')</w:t>
      </w:r>
    </w:p>
  </w:comment>
  <w:comment w:id="34" w:author="Ghitu, Mihnea" w:date="2023-03-13T14:08:00Z" w:initials="GM">
    <w:p w14:paraId="50560DE2" w14:textId="62CA30BC" w:rsidR="1CA8CD5B" w:rsidRDefault="1CA8CD5B">
      <w:pPr>
        <w:pStyle w:val="CommentText"/>
      </w:pPr>
      <w:r>
        <w:t xml:space="preserve">surely this cannot be right for the sole reason that the sum of the barycentric coordinates of a point is 1 </w:t>
      </w:r>
      <w:r>
        <w:rPr>
          <w:rStyle w:val="CommentReference"/>
        </w:rPr>
        <w:annotationRef/>
      </w:r>
    </w:p>
  </w:comment>
  <w:comment w:id="35" w:author="Wu, Haotian" w:date="2023-03-13T14:18:00Z" w:initials="WH">
    <w:p w14:paraId="5091A926" w14:textId="53551838" w:rsidR="1CA8CD5B" w:rsidRDefault="1CA8CD5B">
      <w:pPr>
        <w:pStyle w:val="CommentText"/>
      </w:pPr>
      <w:r>
        <w:t>(0.5, 0, 0.5)?</w:t>
      </w:r>
      <w:r>
        <w:rPr>
          <w:rStyle w:val="CommentReference"/>
        </w:rPr>
        <w:annotationRef/>
      </w:r>
    </w:p>
  </w:comment>
  <w:comment w:id="36" w:author="Ghitu, Mihnea" w:date="2023-03-13T14:53:00Z" w:initials="GM">
    <w:p w14:paraId="78478624" w14:textId="28EF9DAB" w:rsidR="1CA8CD5B" w:rsidRDefault="1CA8CD5B">
      <w:pPr>
        <w:pStyle w:val="CommentText"/>
      </w:pPr>
      <w:r>
        <w:t>Yes, this is what I got as well.</w:t>
      </w:r>
      <w:r>
        <w:rPr>
          <w:rStyle w:val="CommentReference"/>
        </w:rPr>
        <w:annotationRef/>
      </w:r>
    </w:p>
  </w:comment>
  <w:comment w:id="37" w:author="Lai, Jingyan" w:date="2021-03-20T05:59:00Z" w:initials="LJ">
    <w:p w14:paraId="7FDFFD51" w14:textId="721A819B" w:rsidR="70D8E0B1" w:rsidRDefault="70D8E0B1">
      <w:pPr>
        <w:pStyle w:val="CommentText"/>
      </w:pPr>
      <w:r>
        <w:t xml:space="preserve">isn't the centroid (0.5, 0.5, 0.5) in barycentric coordinates? </w:t>
      </w:r>
      <w:r>
        <w:rPr>
          <w:rStyle w:val="CommentReference"/>
        </w:rPr>
        <w:annotationRef/>
      </w:r>
    </w:p>
  </w:comment>
  <w:comment w:id="38" w:author="Votta, Matthew T" w:date="2021-03-21T10:26:00Z" w:initials="VT">
    <w:p w14:paraId="78E9BAF0" w14:textId="66B3AE39" w:rsidR="255FF5A5" w:rsidRDefault="255FF5A5">
      <w:pPr>
        <w:pStyle w:val="CommentText"/>
      </w:pPr>
      <w:r>
        <w:t>i believe the centroid is (1/3,1/3,1/3)</w:t>
      </w:r>
      <w:r>
        <w:rPr>
          <w:rStyle w:val="CommentReference"/>
        </w:rPr>
        <w:annotationRef/>
      </w:r>
    </w:p>
  </w:comment>
  <w:comment w:id="39" w:author="Votta, Matthew T" w:date="2021-03-21T10:27:00Z" w:initials="VT">
    <w:p w14:paraId="52D3ABC6" w14:textId="4CBDA887" w:rsidR="255FF5A5" w:rsidRDefault="255FF5A5">
      <w:pPr>
        <w:pStyle w:val="CommentText"/>
      </w:pPr>
      <w:r>
        <w:t>https://upload.wikimedia.org/wikipedia/commons/thumb/b/b7/TriangleBarycentricCoordinates.svg/400px-TriangleBarycentricCoordinates.svg.png</w:t>
      </w:r>
      <w:r>
        <w:rPr>
          <w:rStyle w:val="CommentReference"/>
        </w:rPr>
        <w:annotationRef/>
      </w:r>
    </w:p>
  </w:comment>
  <w:comment w:id="40" w:author="Wu, Haotian" w:date="2023-03-13T15:40:00Z" w:initials="WH">
    <w:p w14:paraId="4EC05C3E" w14:textId="5630A34F" w:rsidR="1CA8CD5B" w:rsidRDefault="1CA8CD5B">
      <w:pPr>
        <w:pStyle w:val="CommentText"/>
      </w:pPr>
      <w:r>
        <w:t>shouldn't this be [-0.5, 0.5, 0.0]?</w:t>
      </w:r>
      <w:r>
        <w:rPr>
          <w:rStyle w:val="CommentReference"/>
        </w:rPr>
        <w:annotationRef/>
      </w:r>
    </w:p>
  </w:comment>
  <w:comment w:id="41" w:author="Sologon, Andrei-Oliviu" w:date="2022-03-16T12:02:00Z" w:initials="SA">
    <w:p w14:paraId="1AE21EA2" w14:textId="0C025081" w:rsidR="1C2C8B18" w:rsidRDefault="1C2C8B18">
      <w:pPr>
        <w:pStyle w:val="CommentText"/>
      </w:pPr>
      <w:r>
        <w:t>How come the length is not preserved in perspective projection? That is what you are doing when you do the 'correction'.</w:t>
      </w:r>
      <w:r>
        <w:rPr>
          <w:rStyle w:val="CommentReference"/>
        </w:rPr>
        <w:annotationRef/>
      </w:r>
    </w:p>
  </w:comment>
  <w:comment w:id="42" w:author="Hannes Hertach" w:date="2020-03-15T19:21:00Z" w:initials="">
    <w:p w14:paraId="000000DB" w14:textId="77777777" w:rsidR="001811E1" w:rsidRDefault="005D3640">
      <w:pPr>
        <w:widowControl w:val="0"/>
        <w:pBdr>
          <w:top w:val="nil"/>
          <w:left w:val="nil"/>
          <w:bottom w:val="nil"/>
          <w:right w:val="nil"/>
          <w:between w:val="nil"/>
        </w:pBdr>
        <w:spacing w:line="240" w:lineRule="auto"/>
        <w:rPr>
          <w:color w:val="000000"/>
        </w:rPr>
      </w:pPr>
      <w:r>
        <w:rPr>
          <w:color w:val="000000"/>
        </w:rPr>
        <w:t>I think this question might be asking about bilinear texture mapping vs perspective corrected interpolation</w:t>
      </w:r>
    </w:p>
  </w:comment>
  <w:comment w:id="43" w:author="Clovis PJ" w:date="2020-03-16T12:37:00Z" w:initials="">
    <w:p w14:paraId="000000DC" w14:textId="77777777" w:rsidR="001811E1" w:rsidRDefault="005D3640">
      <w:pPr>
        <w:widowControl w:val="0"/>
        <w:pBdr>
          <w:top w:val="nil"/>
          <w:left w:val="nil"/>
          <w:bottom w:val="nil"/>
          <w:right w:val="nil"/>
          <w:between w:val="nil"/>
        </w:pBdr>
        <w:spacing w:line="240" w:lineRule="auto"/>
        <w:rPr>
          <w:color w:val="000000"/>
        </w:rPr>
      </w:pPr>
      <w:r>
        <w:rPr>
          <w:color w:val="000000"/>
        </w:rPr>
        <w:t>+1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0C8" w15:done="0"/>
  <w15:commentEx w15:paraId="000000C9" w15:done="0"/>
  <w15:commentEx w15:paraId="000000CA" w15:done="0"/>
  <w15:commentEx w15:paraId="000000CB" w15:done="0"/>
  <w15:commentEx w15:paraId="000000CC" w15:done="0"/>
  <w15:commentEx w15:paraId="000000CD" w15:done="0"/>
  <w15:commentEx w15:paraId="000000CE" w15:done="0"/>
  <w15:commentEx w15:paraId="000000CF" w15:done="0"/>
  <w15:commentEx w15:paraId="000000D0" w15:done="0"/>
  <w15:commentEx w15:paraId="000000D1" w15:done="0"/>
  <w15:commentEx w15:paraId="000000D2" w15:done="0"/>
  <w15:commentEx w15:paraId="000000D3" w15:done="0"/>
  <w15:commentEx w15:paraId="000000D4" w15:done="0"/>
  <w15:commentEx w15:paraId="17B2BEC6" w15:done="0"/>
  <w15:commentEx w15:paraId="7DCB3D93" w15:paraIdParent="17B2BEC6" w15:done="0"/>
  <w15:commentEx w15:paraId="000000C7" w15:done="0"/>
  <w15:commentEx w15:paraId="743D23F2" w15:paraIdParent="000000C7" w15:done="0"/>
  <w15:commentEx w15:paraId="000000D7" w15:done="0"/>
  <w15:commentEx w15:paraId="000000D8" w15:done="0"/>
  <w15:commentEx w15:paraId="000000D9" w15:done="0"/>
  <w15:commentEx w15:paraId="000000DA" w15:done="0"/>
  <w15:commentEx w15:paraId="000000DD" w15:done="0"/>
  <w15:commentEx w15:paraId="000000DE" w15:done="0"/>
  <w15:commentEx w15:paraId="2613842E" w15:done="0"/>
  <w15:commentEx w15:paraId="77F23D8C" w15:paraIdParent="2613842E" w15:done="0"/>
  <w15:commentEx w15:paraId="11CA6A83" w15:paraIdParent="2613842E" w15:done="0"/>
  <w15:commentEx w15:paraId="000000D5" w15:done="0"/>
  <w15:commentEx w15:paraId="000000D6" w15:done="0"/>
  <w15:commentEx w15:paraId="5DDAF693" w15:done="0"/>
  <w15:commentEx w15:paraId="000000C5" w15:done="0"/>
  <w15:commentEx w15:paraId="000000C6" w15:done="0"/>
  <w15:commentEx w15:paraId="50560DE2" w15:done="0"/>
  <w15:commentEx w15:paraId="5091A926" w15:paraIdParent="50560DE2" w15:done="0"/>
  <w15:commentEx w15:paraId="78478624" w15:paraIdParent="50560DE2" w15:done="0"/>
  <w15:commentEx w15:paraId="7FDFFD51" w15:done="0"/>
  <w15:commentEx w15:paraId="78E9BAF0" w15:paraIdParent="7FDFFD51" w15:done="0"/>
  <w15:commentEx w15:paraId="52D3ABC6" w15:paraIdParent="7FDFFD51" w15:done="0"/>
  <w15:commentEx w15:paraId="4EC05C3E" w15:done="0"/>
  <w15:commentEx w15:paraId="1AE21EA2" w15:done="0"/>
  <w15:commentEx w15:paraId="000000DB" w15:done="0"/>
  <w15:commentEx w15:paraId="000000D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27123E" w16cex:dateUtc="2020-03-15T19:47:00Z"/>
  <w16cex:commentExtensible w16cex:durableId="11330D8A" w16cex:dateUtc="2020-03-15T22:11:00Z"/>
  <w16cex:commentExtensible w16cex:durableId="07C5CEA2" w16cex:dateUtc="2020-03-15T22:11:00Z"/>
  <w16cex:commentExtensible w16cex:durableId="04A7B156" w16cex:dateUtc="2020-03-15T22:30:00Z"/>
  <w16cex:commentExtensible w16cex:durableId="1F5C284F" w16cex:dateUtc="2020-03-15T22:36:00Z"/>
  <w16cex:commentExtensible w16cex:durableId="6C162A53" w16cex:dateUtc="2020-03-15T22:39:00Z"/>
  <w16cex:commentExtensible w16cex:durableId="7C209E1F" w16cex:dateUtc="2020-03-17T22:22:00Z"/>
  <w16cex:commentExtensible w16cex:durableId="12D2B67C" w16cex:dateUtc="2020-03-17T22:36:00Z"/>
  <w16cex:commentExtensible w16cex:durableId="738407A0" w16cex:dateUtc="2020-03-17T23:06:00Z"/>
  <w16cex:commentExtensible w16cex:durableId="189114D8" w16cex:dateUtc="2020-03-15T22:39:00Z"/>
  <w16cex:commentExtensible w16cex:durableId="61EBDE42" w16cex:dateUtc="2020-03-17T22:22:00Z"/>
  <w16cex:commentExtensible w16cex:durableId="616A8DCE" w16cex:dateUtc="2020-03-17T22:36:00Z"/>
  <w16cex:commentExtensible w16cex:durableId="08E52962" w16cex:dateUtc="2020-03-17T23:06:00Z"/>
  <w16cex:commentExtensible w16cex:durableId="5260C695" w16cex:dateUtc="2021-03-19T15:32:00Z"/>
  <w16cex:commentExtensible w16cex:durableId="6C421B89" w16cex:dateUtc="2023-03-06T13:26:00Z"/>
  <w16cex:commentExtensible w16cex:durableId="414B89EA" w16cex:dateUtc="2020-03-18T20:14:00Z"/>
  <w16cex:commentExtensible w16cex:durableId="18450D77" w16cex:dateUtc="2021-03-23T08:16:00Z"/>
  <w16cex:commentExtensible w16cex:durableId="1571A30E" w16cex:dateUtc="2020-03-15T22:37:00Z"/>
  <w16cex:commentExtensible w16cex:durableId="57027CC9" w16cex:dateUtc="2020-03-16T01:01:00Z"/>
  <w16cex:commentExtensible w16cex:durableId="3CD3CD6F" w16cex:dateUtc="2020-03-17T21:24:00Z"/>
  <w16cex:commentExtensible w16cex:durableId="483E05D2" w16cex:dateUtc="2020-03-18T20:17:00Z"/>
  <w16cex:commentExtensible w16cex:durableId="39BC1E97" w16cex:dateUtc="2020-03-17T21:38:00Z"/>
  <w16cex:commentExtensible w16cex:durableId="50BD3818" w16cex:dateUtc="2020-03-17T21:45:00Z"/>
  <w16cex:commentExtensible w16cex:durableId="089494AC" w16cex:dateUtc="2021-03-19T13:45:00Z"/>
  <w16cex:commentExtensible w16cex:durableId="73B28E25" w16cex:dateUtc="2021-03-19T15:59:00Z"/>
  <w16cex:commentExtensible w16cex:durableId="5E5C6D7B" w16cex:dateUtc="2021-03-19T16:08:00Z"/>
  <w16cex:commentExtensible w16cex:durableId="3E98195C" w16cex:dateUtc="2020-03-17T22:41:00Z"/>
  <w16cex:commentExtensible w16cex:durableId="6CEDDD32" w16cex:dateUtc="2020-03-17T23:58:00Z"/>
  <w16cex:commentExtensible w16cex:durableId="11B1080A" w16cex:dateUtc="2021-03-20T19:38:00Z"/>
  <w16cex:commentExtensible w16cex:durableId="727B1418" w16cex:dateUtc="2020-03-18T10:50:00Z"/>
  <w16cex:commentExtensible w16cex:durableId="0534E95D" w16cex:dateUtc="2020-03-19T00:30:00Z"/>
  <w16cex:commentExtensible w16cex:durableId="041F2C18" w16cex:dateUtc="2023-03-13T14:08:00Z"/>
  <w16cex:commentExtensible w16cex:durableId="4052E574" w16cex:dateUtc="2023-03-13T14:18:00Z"/>
  <w16cex:commentExtensible w16cex:durableId="4CA08901" w16cex:dateUtc="2023-03-13T14:53:00Z"/>
  <w16cex:commentExtensible w16cex:durableId="0AC1141A" w16cex:dateUtc="2021-03-20T12:59:00Z"/>
  <w16cex:commentExtensible w16cex:durableId="0230B411" w16cex:dateUtc="2021-03-21T17:26:00Z"/>
  <w16cex:commentExtensible w16cex:durableId="5D14E706" w16cex:dateUtc="2021-03-21T17:27:00Z"/>
  <w16cex:commentExtensible w16cex:durableId="01D5D8EF" w16cex:dateUtc="2023-03-13T15:40:00Z"/>
  <w16cex:commentExtensible w16cex:durableId="56DC024E" w16cex:dateUtc="2022-03-16T19:02:00Z"/>
  <w16cex:commentExtensible w16cex:durableId="3469BCCE" w16cex:dateUtc="2020-03-16T02:21:00Z"/>
  <w16cex:commentExtensible w16cex:durableId="5A920057" w16cex:dateUtc="2020-03-16T19: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0C8" w16cid:durableId="2727123E"/>
  <w16cid:commentId w16cid:paraId="000000C9" w16cid:durableId="11330D8A"/>
  <w16cid:commentId w16cid:paraId="000000CA" w16cid:durableId="07C5CEA2"/>
  <w16cid:commentId w16cid:paraId="000000CB" w16cid:durableId="04A7B156"/>
  <w16cid:commentId w16cid:paraId="000000CC" w16cid:durableId="1F5C284F"/>
  <w16cid:commentId w16cid:paraId="000000CD" w16cid:durableId="6C162A53"/>
  <w16cid:commentId w16cid:paraId="000000CE" w16cid:durableId="7C209E1F"/>
  <w16cid:commentId w16cid:paraId="000000CF" w16cid:durableId="12D2B67C"/>
  <w16cid:commentId w16cid:paraId="000000D0" w16cid:durableId="738407A0"/>
  <w16cid:commentId w16cid:paraId="000000D1" w16cid:durableId="189114D8"/>
  <w16cid:commentId w16cid:paraId="000000D2" w16cid:durableId="61EBDE42"/>
  <w16cid:commentId w16cid:paraId="000000D3" w16cid:durableId="616A8DCE"/>
  <w16cid:commentId w16cid:paraId="000000D4" w16cid:durableId="08E52962"/>
  <w16cid:commentId w16cid:paraId="17B2BEC6" w16cid:durableId="5260C695"/>
  <w16cid:commentId w16cid:paraId="7DCB3D93" w16cid:durableId="6C421B89"/>
  <w16cid:commentId w16cid:paraId="000000C7" w16cid:durableId="414B89EA"/>
  <w16cid:commentId w16cid:paraId="743D23F2" w16cid:durableId="18450D77"/>
  <w16cid:commentId w16cid:paraId="000000D7" w16cid:durableId="1571A30E"/>
  <w16cid:commentId w16cid:paraId="000000D8" w16cid:durableId="57027CC9"/>
  <w16cid:commentId w16cid:paraId="000000D9" w16cid:durableId="3CD3CD6F"/>
  <w16cid:commentId w16cid:paraId="000000DA" w16cid:durableId="483E05D2"/>
  <w16cid:commentId w16cid:paraId="000000DD" w16cid:durableId="39BC1E97"/>
  <w16cid:commentId w16cid:paraId="000000DE" w16cid:durableId="50BD3818"/>
  <w16cid:commentId w16cid:paraId="2613842E" w16cid:durableId="089494AC"/>
  <w16cid:commentId w16cid:paraId="77F23D8C" w16cid:durableId="73B28E25"/>
  <w16cid:commentId w16cid:paraId="11CA6A83" w16cid:durableId="5E5C6D7B"/>
  <w16cid:commentId w16cid:paraId="000000D5" w16cid:durableId="3E98195C"/>
  <w16cid:commentId w16cid:paraId="000000D6" w16cid:durableId="6CEDDD32"/>
  <w16cid:commentId w16cid:paraId="5DDAF693" w16cid:durableId="11B1080A"/>
  <w16cid:commentId w16cid:paraId="000000C5" w16cid:durableId="727B1418"/>
  <w16cid:commentId w16cid:paraId="000000C6" w16cid:durableId="0534E95D"/>
  <w16cid:commentId w16cid:paraId="50560DE2" w16cid:durableId="041F2C18"/>
  <w16cid:commentId w16cid:paraId="5091A926" w16cid:durableId="4052E574"/>
  <w16cid:commentId w16cid:paraId="78478624" w16cid:durableId="4CA08901"/>
  <w16cid:commentId w16cid:paraId="7FDFFD51" w16cid:durableId="0AC1141A"/>
  <w16cid:commentId w16cid:paraId="78E9BAF0" w16cid:durableId="0230B411"/>
  <w16cid:commentId w16cid:paraId="52D3ABC6" w16cid:durableId="5D14E706"/>
  <w16cid:commentId w16cid:paraId="4EC05C3E" w16cid:durableId="01D5D8EF"/>
  <w16cid:commentId w16cid:paraId="1AE21EA2" w16cid:durableId="56DC024E"/>
  <w16cid:commentId w16cid:paraId="000000DB" w16cid:durableId="3469BCCE"/>
  <w16cid:commentId w16cid:paraId="000000DC" w16cid:durableId="5A92005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D11720" w14:textId="77777777" w:rsidR="00AF1435" w:rsidRDefault="00AF1435">
      <w:pPr>
        <w:spacing w:line="240" w:lineRule="auto"/>
      </w:pPr>
      <w:r>
        <w:separator/>
      </w:r>
    </w:p>
  </w:endnote>
  <w:endnote w:type="continuationSeparator" w:id="0">
    <w:p w14:paraId="760E65AA" w14:textId="77777777" w:rsidR="00AF1435" w:rsidRDefault="00AF1435">
      <w:pPr>
        <w:spacing w:line="240" w:lineRule="auto"/>
      </w:pPr>
      <w:r>
        <w:continuationSeparator/>
      </w:r>
    </w:p>
  </w:endnote>
  <w:endnote w:type="continuationNotice" w:id="1">
    <w:p w14:paraId="577399FB" w14:textId="77777777" w:rsidR="00AF1435" w:rsidRDefault="00AF143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55FF5A5" w14:paraId="6F6AF692" w14:textId="77777777" w:rsidTr="255FF5A5">
      <w:tc>
        <w:tcPr>
          <w:tcW w:w="3120" w:type="dxa"/>
        </w:tcPr>
        <w:p w14:paraId="556D22FA" w14:textId="20B09436" w:rsidR="255FF5A5" w:rsidRDefault="255FF5A5" w:rsidP="255FF5A5">
          <w:pPr>
            <w:pStyle w:val="Header"/>
            <w:ind w:left="-115"/>
          </w:pPr>
        </w:p>
      </w:tc>
      <w:tc>
        <w:tcPr>
          <w:tcW w:w="3120" w:type="dxa"/>
        </w:tcPr>
        <w:p w14:paraId="66CF2F4D" w14:textId="44531685" w:rsidR="255FF5A5" w:rsidRDefault="255FF5A5" w:rsidP="255FF5A5">
          <w:pPr>
            <w:pStyle w:val="Header"/>
            <w:jc w:val="center"/>
          </w:pPr>
        </w:p>
      </w:tc>
      <w:tc>
        <w:tcPr>
          <w:tcW w:w="3120" w:type="dxa"/>
        </w:tcPr>
        <w:p w14:paraId="24020AFC" w14:textId="096D8A67" w:rsidR="255FF5A5" w:rsidRDefault="255FF5A5" w:rsidP="255FF5A5">
          <w:pPr>
            <w:pStyle w:val="Header"/>
            <w:ind w:right="-115"/>
            <w:jc w:val="right"/>
          </w:pPr>
        </w:p>
      </w:tc>
    </w:tr>
  </w:tbl>
  <w:p w14:paraId="4CC7088C" w14:textId="057DEA95" w:rsidR="255FF5A5" w:rsidRDefault="255FF5A5" w:rsidP="255FF5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67B19C" w14:textId="77777777" w:rsidR="00AF1435" w:rsidRDefault="00AF1435">
      <w:pPr>
        <w:spacing w:line="240" w:lineRule="auto"/>
      </w:pPr>
      <w:r>
        <w:separator/>
      </w:r>
    </w:p>
  </w:footnote>
  <w:footnote w:type="continuationSeparator" w:id="0">
    <w:p w14:paraId="3F42ABBB" w14:textId="77777777" w:rsidR="00AF1435" w:rsidRDefault="00AF1435">
      <w:pPr>
        <w:spacing w:line="240" w:lineRule="auto"/>
      </w:pPr>
      <w:r>
        <w:continuationSeparator/>
      </w:r>
    </w:p>
  </w:footnote>
  <w:footnote w:type="continuationNotice" w:id="1">
    <w:p w14:paraId="010876E0" w14:textId="77777777" w:rsidR="00AF1435" w:rsidRDefault="00AF1435">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e Rackham">
    <w15:presenceInfo w15:providerId="None" w15:userId="Joe Rackham"/>
  </w15:person>
  <w15:person w15:author="Wang, Qianzhou">
    <w15:presenceInfo w15:providerId="AD" w15:userId="S::qw4017@ic.ac.uk::e62e9bf7-c1ef-4042-b677-c63a023718c1"/>
  </w15:person>
  <w15:person w15:author="Buxton, Robbie">
    <w15:presenceInfo w15:providerId="AD" w15:userId="S::rb419@ic.ac.uk::fdd57ec3-bd51-4215-8c8c-7ab56b0e3c21"/>
  </w15:person>
  <w15:person w15:author="Zhang, Yifei">
    <w15:presenceInfo w15:providerId="AD" w15:userId="S::yz31218@ic.ac.uk::5d781528-6e9e-416a-8218-a932dfcf2333"/>
  </w15:person>
  <w15:person w15:author="Daharwal, Meghan">
    <w15:presenceInfo w15:providerId="AD" w15:userId="S::md4018@ic.ac.uk::9090a2b2-485b-4846-b088-ad0a0ef43dcc"/>
  </w15:person>
  <w15:person w15:author="Mo, Jiawei">
    <w15:presenceInfo w15:providerId="AD" w15:userId="S::jm2820@ic.ac.uk::131a3114-c284-45f9-9b33-7b93514c33fc"/>
  </w15:person>
  <w15:person w15:author="Ghitu, Mihnea">
    <w15:presenceInfo w15:providerId="AD" w15:userId="S::mg2720@ic.ac.uk::3caaebec-0319-4fbc-8310-91007d67dce0"/>
  </w15:person>
  <w15:person w15:author="Wu, Haotian">
    <w15:presenceInfo w15:providerId="AD" w15:userId="S::hw2220@ic.ac.uk::8f496f5c-0e55-420f-b87e-57d6182a6696"/>
  </w15:person>
  <w15:person w15:author="Lai, Jingyan">
    <w15:presenceInfo w15:providerId="AD" w15:userId="S::jl21718@ic.ac.uk::d705ab48-e61a-418d-a735-a368086952a4"/>
  </w15:person>
  <w15:person w15:author="Votta, Matthew T">
    <w15:presenceInfo w15:providerId="AD" w15:userId="S::mjv4518@ic.ac.uk::f7b9c3f1-6649-42a9-9b3e-c06e6a839565"/>
  </w15:person>
  <w15:person w15:author="Sologon, Andrei-Oliviu">
    <w15:presenceInfo w15:providerId="AD" w15:userId="S::as5519@ic.ac.uk::131f3213-53ad-4d6c-a5e3-b1364ef7e0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bordersDoNotSurroundHeader/>
  <w:bordersDoNotSurroundFooter/>
  <w:proofState w:spelling="clean" w:grammar="clean"/>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YxsTQ3MzM2sDS0NDJX0lEKTi0uzszPAykwqQUAEyC9siwAAAA="/>
  </w:docVars>
  <w:rsids>
    <w:rsidRoot w:val="001BB79C"/>
    <w:rsid w:val="000703FF"/>
    <w:rsid w:val="000D0F53"/>
    <w:rsid w:val="0011209B"/>
    <w:rsid w:val="001218E5"/>
    <w:rsid w:val="001811E1"/>
    <w:rsid w:val="00187B48"/>
    <w:rsid w:val="001BB79C"/>
    <w:rsid w:val="00273612"/>
    <w:rsid w:val="003927FA"/>
    <w:rsid w:val="0042232E"/>
    <w:rsid w:val="00422F46"/>
    <w:rsid w:val="004853C8"/>
    <w:rsid w:val="004A4B09"/>
    <w:rsid w:val="004F7D7B"/>
    <w:rsid w:val="005D3640"/>
    <w:rsid w:val="00694EDD"/>
    <w:rsid w:val="006C56CB"/>
    <w:rsid w:val="00761EC0"/>
    <w:rsid w:val="00763599"/>
    <w:rsid w:val="00807709"/>
    <w:rsid w:val="008C2B64"/>
    <w:rsid w:val="00940894"/>
    <w:rsid w:val="009709D5"/>
    <w:rsid w:val="00A4737F"/>
    <w:rsid w:val="00AD4E46"/>
    <w:rsid w:val="00AF1435"/>
    <w:rsid w:val="00B1135C"/>
    <w:rsid w:val="00B35511"/>
    <w:rsid w:val="00C06709"/>
    <w:rsid w:val="00C277B7"/>
    <w:rsid w:val="00C62113"/>
    <w:rsid w:val="00CD7F84"/>
    <w:rsid w:val="00D3151C"/>
    <w:rsid w:val="00DC0E5C"/>
    <w:rsid w:val="00EB6E61"/>
    <w:rsid w:val="00EF27A1"/>
    <w:rsid w:val="00F832DD"/>
    <w:rsid w:val="00F84E14"/>
    <w:rsid w:val="00FE483D"/>
    <w:rsid w:val="019DF978"/>
    <w:rsid w:val="02461306"/>
    <w:rsid w:val="02918526"/>
    <w:rsid w:val="02F212D1"/>
    <w:rsid w:val="0421D4D1"/>
    <w:rsid w:val="0545E6C9"/>
    <w:rsid w:val="07B75856"/>
    <w:rsid w:val="0B2C8CC5"/>
    <w:rsid w:val="0F8F83A7"/>
    <w:rsid w:val="1505E6C8"/>
    <w:rsid w:val="155EC6E3"/>
    <w:rsid w:val="1731247B"/>
    <w:rsid w:val="17B92C76"/>
    <w:rsid w:val="18DFB075"/>
    <w:rsid w:val="1AAC0DC7"/>
    <w:rsid w:val="1BF297F4"/>
    <w:rsid w:val="1C2C8B18"/>
    <w:rsid w:val="1CA8CD5B"/>
    <w:rsid w:val="1DBE7237"/>
    <w:rsid w:val="1E3980A7"/>
    <w:rsid w:val="1E5D4D22"/>
    <w:rsid w:val="1F1F1021"/>
    <w:rsid w:val="1F829394"/>
    <w:rsid w:val="1F94137F"/>
    <w:rsid w:val="203188CD"/>
    <w:rsid w:val="209A5362"/>
    <w:rsid w:val="20B504A8"/>
    <w:rsid w:val="20CD5B5C"/>
    <w:rsid w:val="23AAE29F"/>
    <w:rsid w:val="255FF5A5"/>
    <w:rsid w:val="2999283A"/>
    <w:rsid w:val="2A233549"/>
    <w:rsid w:val="2A3C751B"/>
    <w:rsid w:val="2B4CA2CA"/>
    <w:rsid w:val="2CF9DB16"/>
    <w:rsid w:val="2D182A66"/>
    <w:rsid w:val="2E0D3244"/>
    <w:rsid w:val="2E8CD114"/>
    <w:rsid w:val="2EF943B7"/>
    <w:rsid w:val="3209087E"/>
    <w:rsid w:val="32422B0B"/>
    <w:rsid w:val="35ACFEB7"/>
    <w:rsid w:val="36768996"/>
    <w:rsid w:val="36F8E077"/>
    <w:rsid w:val="37F4C2C6"/>
    <w:rsid w:val="38411052"/>
    <w:rsid w:val="38765C9E"/>
    <w:rsid w:val="392B4447"/>
    <w:rsid w:val="392B4A23"/>
    <w:rsid w:val="3938D26D"/>
    <w:rsid w:val="3B3CA656"/>
    <w:rsid w:val="3BB6FC36"/>
    <w:rsid w:val="3C2131D4"/>
    <w:rsid w:val="3C636A5A"/>
    <w:rsid w:val="3DDAF393"/>
    <w:rsid w:val="3E34B63B"/>
    <w:rsid w:val="3E415619"/>
    <w:rsid w:val="42897C72"/>
    <w:rsid w:val="43B61BC6"/>
    <w:rsid w:val="43D1BBD7"/>
    <w:rsid w:val="4430C8E0"/>
    <w:rsid w:val="45652ACF"/>
    <w:rsid w:val="46C05C34"/>
    <w:rsid w:val="47E16D00"/>
    <w:rsid w:val="480A3D0A"/>
    <w:rsid w:val="4A50C735"/>
    <w:rsid w:val="4B781A30"/>
    <w:rsid w:val="4C80FC35"/>
    <w:rsid w:val="4EADC3D3"/>
    <w:rsid w:val="4F272DB0"/>
    <w:rsid w:val="4F6A2B66"/>
    <w:rsid w:val="4F7B690D"/>
    <w:rsid w:val="52B309CF"/>
    <w:rsid w:val="531B8225"/>
    <w:rsid w:val="553D726A"/>
    <w:rsid w:val="559277E1"/>
    <w:rsid w:val="599C74DC"/>
    <w:rsid w:val="5E44EE90"/>
    <w:rsid w:val="6212F89F"/>
    <w:rsid w:val="623EB1DC"/>
    <w:rsid w:val="643DE446"/>
    <w:rsid w:val="661FF1F0"/>
    <w:rsid w:val="67BEB886"/>
    <w:rsid w:val="680A1A50"/>
    <w:rsid w:val="680A9FE1"/>
    <w:rsid w:val="6967886E"/>
    <w:rsid w:val="6BC56F09"/>
    <w:rsid w:val="6D4AAA75"/>
    <w:rsid w:val="6EE67AD6"/>
    <w:rsid w:val="6F217FFE"/>
    <w:rsid w:val="70870EBF"/>
    <w:rsid w:val="70AF7C2D"/>
    <w:rsid w:val="70D2F61A"/>
    <w:rsid w:val="70D8E0B1"/>
    <w:rsid w:val="71578723"/>
    <w:rsid w:val="7274D596"/>
    <w:rsid w:val="72A30208"/>
    <w:rsid w:val="731C7E5D"/>
    <w:rsid w:val="738D2658"/>
    <w:rsid w:val="746313EE"/>
    <w:rsid w:val="753C93FD"/>
    <w:rsid w:val="755D39D3"/>
    <w:rsid w:val="761B9206"/>
    <w:rsid w:val="78A5DC79"/>
    <w:rsid w:val="78EA18D2"/>
    <w:rsid w:val="794F64F8"/>
    <w:rsid w:val="7967C30C"/>
    <w:rsid w:val="7A1FDD5C"/>
    <w:rsid w:val="7BF8DFC9"/>
    <w:rsid w:val="7D4809AF"/>
    <w:rsid w:val="7E31CEDB"/>
    <w:rsid w:val="7F31DBD5"/>
    <w:rsid w:val="7F35ED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9643716"/>
  <w15:docId w15:val="{43DBFE14-3571-47E2-8365-4571A868F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694EDD"/>
    <w:pPr>
      <w:tabs>
        <w:tab w:val="center" w:pos="4680"/>
        <w:tab w:val="right" w:pos="9360"/>
      </w:tabs>
      <w:spacing w:line="240" w:lineRule="auto"/>
    </w:pPr>
  </w:style>
  <w:style w:type="character" w:customStyle="1" w:styleId="HeaderChar">
    <w:name w:val="Header Char"/>
    <w:basedOn w:val="DefaultParagraphFont"/>
    <w:link w:val="Header"/>
    <w:uiPriority w:val="99"/>
    <w:rsid w:val="00694EDD"/>
  </w:style>
  <w:style w:type="paragraph" w:styleId="Footer">
    <w:name w:val="footer"/>
    <w:basedOn w:val="Normal"/>
    <w:link w:val="FooterChar"/>
    <w:uiPriority w:val="99"/>
    <w:unhideWhenUsed/>
    <w:rsid w:val="00694EDD"/>
    <w:pPr>
      <w:tabs>
        <w:tab w:val="center" w:pos="4680"/>
        <w:tab w:val="right" w:pos="9360"/>
      </w:tabs>
      <w:spacing w:line="240" w:lineRule="auto"/>
    </w:pPr>
  </w:style>
  <w:style w:type="character" w:customStyle="1" w:styleId="FooterChar">
    <w:name w:val="Footer Char"/>
    <w:basedOn w:val="DefaultParagraphFont"/>
    <w:link w:val="Footer"/>
    <w:uiPriority w:val="99"/>
    <w:rsid w:val="00694EDD"/>
  </w:style>
  <w:style w:type="character" w:styleId="Mention">
    <w:name w:val="Mention"/>
    <w:basedOn w:val="DefaultParagraphFont"/>
    <w:uiPriority w:val="99"/>
    <w:unhideWhenUsed/>
    <w:rPr>
      <w:color w:val="2B579A"/>
      <w:shd w:val="clear" w:color="auto" w:fill="E6E6E6"/>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jpg"/><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microsoft.com/office/2011/relationships/people" Target="people.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707</Words>
  <Characters>4033</Characters>
  <Application>Microsoft Office Word</Application>
  <DocSecurity>4</DocSecurity>
  <Lines>33</Lines>
  <Paragraphs>9</Paragraphs>
  <ScaleCrop>false</ScaleCrop>
  <Company/>
  <LinksUpToDate>false</LinksUpToDate>
  <CharactersWithSpaces>4731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Viswanathan, Pranav</cp:lastModifiedBy>
  <cp:revision>31</cp:revision>
  <dcterms:created xsi:type="dcterms:W3CDTF">2021-03-20T10:45:00Z</dcterms:created>
  <dcterms:modified xsi:type="dcterms:W3CDTF">2023-03-20T02:58:00Z</dcterms:modified>
</cp:coreProperties>
</file>