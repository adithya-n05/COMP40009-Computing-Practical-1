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562F91" w:rsidRDefault="543D2280" w14:paraId="2C078E63" w14:textId="5E0FF6D8">
      <w:r>
        <w:t xml:space="preserve"> </w:t>
      </w:r>
      <w:r w:rsidR="009D5542">
        <w:t>1 a)</w:t>
      </w:r>
    </w:p>
    <w:p w:rsidR="009D5542" w:rsidP="009D5542" w:rsidRDefault="009D5542" w14:paraId="681ECDB5" w14:textId="671A923D">
      <w:pPr>
        <w:pStyle w:val="ListParagraph"/>
        <w:numPr>
          <w:ilvl w:val="0"/>
          <w:numId w:val="5"/>
        </w:numPr>
      </w:pPr>
      <w:r>
        <w:t>Not assessed anymore</w:t>
      </w:r>
    </w:p>
    <w:p w:rsidR="009D5542" w:rsidP="009D5542" w:rsidRDefault="009D5542" w14:paraId="016923E0" w14:textId="62F9428C">
      <w:pPr>
        <w:pStyle w:val="ListParagraph"/>
        <w:numPr>
          <w:ilvl w:val="0"/>
          <w:numId w:val="5"/>
        </w:numPr>
      </w:pPr>
      <w:r>
        <w:t>Ax is gaussian (multiplier), b is constant (so still gaussian) and w is gaussian (sum of gaussians is gaussians), therefore p(y) is</w:t>
      </w:r>
      <w:r w:rsidR="16B6D4C3">
        <w:t xml:space="preserve"> </w:t>
      </w:r>
      <w:r w:rsidR="69A9D384">
        <w:t>Gaussian Distribution</w:t>
      </w:r>
    </w:p>
    <w:p w:rsidRPr="00A40945" w:rsidR="009D5542" w:rsidP="370F73AA" w:rsidRDefault="0005795A" w14:paraId="31D9249F" w14:textId="04BC86AE">
      <w:pPr>
        <w:pStyle w:val="ListParagraph"/>
        <w:numPr>
          <w:ilvl w:val="0"/>
          <w:numId w:val="5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Aμ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+ b</m:t>
        </m:r>
      </m:oMath>
      <w:r w:rsidRPr="370F73AA" w:rsidR="009D5542">
        <w:t xml:space="preserve"> , </w:t>
      </w:r>
      <w:commentRangeStart w:id="0"/>
      <w:commentRangeStart w:id="1"/>
      <w:commentRangeStart w:id="2"/>
      <w:commentRangeStart w:id="3"/>
      <w:commentRangeStart w:id="4"/>
      <w:commentRangeStart w:id="5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x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+Q</m:t>
        </m:r>
      </m:oMath>
      <w:commentRangeEnd w:id="0"/>
      <w:r w:rsidR="565B0CE7">
        <w:commentReference w:id="0"/>
      </w:r>
      <w:commentRangeEnd w:id="1"/>
      <w:r w:rsidR="005A30A8">
        <w:rPr>
          <w:rStyle w:val="CommentReference"/>
        </w:rPr>
        <w:commentReference w:id="1"/>
      </w:r>
      <w:commentRangeEnd w:id="2"/>
      <w:r w:rsidR="005A30A8">
        <w:rPr>
          <w:rStyle w:val="CommentReference"/>
        </w:rPr>
        <w:commentReference w:id="2"/>
      </w:r>
      <w:commentRangeEnd w:id="3"/>
      <w:r w:rsidR="005A30A8">
        <w:rPr>
          <w:rStyle w:val="CommentReference"/>
        </w:rPr>
        <w:commentReference w:id="3"/>
      </w:r>
      <w:commentRangeEnd w:id="4"/>
      <w:r w:rsidR="004B49D7">
        <w:rPr>
          <w:rStyle w:val="CommentReference"/>
        </w:rPr>
        <w:commentReference w:id="4"/>
      </w:r>
      <w:commentRangeEnd w:id="5"/>
      <w:r w:rsidR="004B49D7">
        <w:rPr>
          <w:rStyle w:val="CommentReference"/>
        </w:rPr>
        <w:commentReference w:id="5"/>
      </w:r>
    </w:p>
    <w:commentRangeStart w:id="6"/>
    <w:commentRangeStart w:id="7"/>
    <w:commentRangeStart w:id="8"/>
    <w:p w:rsidR="00A40945" w:rsidP="07398EB9" w:rsidRDefault="0005795A" w14:paraId="152C62B1" w14:textId="2550F8DA">
      <w:pPr>
        <w:pStyle w:val="ListParagraph"/>
        <w:numPr>
          <w:ilvl w:val="0"/>
          <w:numId w:val="5"/>
        </w:numPr>
        <w:spacing w:after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μ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+b</m:t>
            </m:r>
          </m:e>
        </m:d>
      </m:oMath>
      <w:commentRangeEnd w:id="6"/>
      <w:r w:rsidR="00740B69">
        <w:rPr>
          <w:rStyle w:val="CommentReference"/>
        </w:rPr>
        <w:commentReference w:id="6"/>
      </w:r>
      <w:commentRangeEnd w:id="7"/>
      <w:r w:rsidR="00740B69">
        <w:rPr>
          <w:rStyle w:val="CommentReference"/>
        </w:rPr>
        <w:commentReference w:id="7"/>
      </w:r>
      <w:commentRangeEnd w:id="8"/>
      <w:r w:rsidR="00F628AD">
        <w:rPr>
          <w:rStyle w:val="CommentReference"/>
        </w:rPr>
        <w:commentReference w:id="8"/>
      </w:r>
      <w:r w:rsidR="00AC535B">
        <w:br/>
      </w:r>
      <w:commentRangeStart w:id="9"/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+Q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+R</m:t>
          </m:r>
          <m:r>
            <m:rPr>
              <m:sty m:val="p"/>
            </m:rPr>
            <w:rPr>
              <w:rStyle w:val="CommentReference"/>
            </w:rPr>
            <w:br/>
          </m:r>
        </m:oMath>
      </m:oMathPara>
      <w:commentRangeStart w:id="10"/>
      <w:commentRangeStart w:id="11"/>
      <w:commentRangeEnd w:id="10"/>
      <w:r w:rsidR="005A30A8">
        <w:rPr>
          <w:rStyle w:val="CommentReference"/>
        </w:rPr>
        <w:commentReference w:id="10"/>
      </w:r>
      <w:commentRangeEnd w:id="11"/>
      <w:r w:rsidR="00D02EBF">
        <w:rPr>
          <w:rStyle w:val="CommentReference"/>
        </w:rPr>
        <w:commentReference w:id="11"/>
      </w:r>
      <w:commentRangeEnd w:id="9"/>
      <w:r w:rsidR="009B6C88">
        <w:rPr>
          <w:rStyle w:val="CommentReference"/>
        </w:rPr>
        <w:commentReference w:id="9"/>
      </w:r>
      <w:commentRangeStart w:id="12"/>
      <w:commentRangeEnd w:id="12"/>
      <w:r w:rsidR="009B6C88">
        <w:rPr>
          <w:rStyle w:val="CommentReference"/>
        </w:rPr>
        <w:commentReference w:id="12"/>
      </w:r>
    </w:p>
    <w:p w:rsidR="07F82755" w:rsidP="07398EB9" w:rsidRDefault="32085F97" w14:paraId="537D92A5" w14:textId="73455BD2">
      <w:pPr>
        <w:pStyle w:val="ListParagraph"/>
        <w:numPr>
          <w:ilvl w:val="0"/>
          <w:numId w:val="5"/>
        </w:numPr>
      </w:pPr>
      <w:r w:rsidRPr="07398EB9">
        <w:t>W</w:t>
      </w:r>
      <w:r w:rsidRPr="07398EB9" w:rsidR="36E0758E">
        <w:t xml:space="preserve">e have to find join distribution of x, z then </w:t>
      </w:r>
      <w:r w:rsidRPr="07398EB9" w:rsidR="58F09847">
        <w:t>uses</w:t>
      </w:r>
      <w:r w:rsidRPr="07398EB9" w:rsidR="36E0758E">
        <w:t xml:space="preserve"> that result from lectures to give us p(</w:t>
      </w:r>
      <w:proofErr w:type="spellStart"/>
      <w:r w:rsidRPr="07398EB9" w:rsidR="36E0758E">
        <w:t>x|z</w:t>
      </w:r>
      <w:proofErr w:type="spellEnd"/>
      <w:r w:rsidRPr="07398EB9" w:rsidR="36E0758E">
        <w:t>).</w:t>
      </w:r>
      <w:r w:rsidRPr="07398EB9" w:rsidR="3A5C9FD5">
        <w:t xml:space="preserve"> </w:t>
      </w:r>
      <w:r w:rsidRPr="07398EB9" w:rsidR="7C0E8D60">
        <w:t xml:space="preserve">See </w:t>
      </w:r>
      <w:hyperlink r:id="rId11">
        <w:r w:rsidRPr="07398EB9" w:rsidR="416470D3">
          <w:rPr>
            <w:rStyle w:val="Hyperlink"/>
          </w:rPr>
          <w:t>https://piazza.com/class/</w:t>
        </w:r>
        <w:r w:rsidRPr="07398EB9" w:rsidR="13161668">
          <w:rPr>
            <w:rStyle w:val="Hyperlink"/>
          </w:rPr>
          <w:t xml:space="preserve"> </w:t>
        </w:r>
        <w:r w:rsidRPr="07398EB9" w:rsidR="416470D3">
          <w:rPr>
            <w:rStyle w:val="Hyperlink"/>
          </w:rPr>
          <w:t>kf7uh9z2iryy6?cid=252</w:t>
        </w:r>
      </w:hyperlink>
      <w:r w:rsidRPr="07398EB9" w:rsidR="3D35448A">
        <w:t>.</w:t>
      </w:r>
    </w:p>
    <w:p w:rsidR="514C054A" w:rsidP="41A8A493" w:rsidRDefault="00792EC8" w14:paraId="011F437B" w14:textId="03DBF0F3">
      <w:pPr>
        <w:ind w:left="720" w:firstLine="720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xz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xz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zx</m:t>
                  </m:r>
                </m:sub>
              </m:sSub>
            </m:e>
          </m:d>
        </m:oMath>
      </m:oMathPara>
    </w:p>
    <w:p w:rsidR="2CA945B5" w:rsidP="41A8A493" w:rsidRDefault="2CA945B5" w14:paraId="5C2BA0B5" w14:textId="0618D601">
      <w:pPr>
        <w:ind w:left="720" w:firstLine="720"/>
      </w:pPr>
      <w:r w:rsidRPr="41A8A493"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Pr="41A8A493">
        <w:t xml:space="preserve"> is as in (iv</w:t>
      </w:r>
      <w:r w:rsidRPr="41A8A493" w:rsidR="330FDC19">
        <w:t xml:space="preserve">) </w:t>
      </w:r>
    </w:p>
    <w:p w:rsidR="330FDC19" w:rsidP="7A93B300" w:rsidRDefault="31091705" w14:paraId="3D11285A" w14:textId="41426AE8">
      <w:pPr>
        <w:ind w:left="1440" w:firstLine="720"/>
      </w:pPr>
      <w:commentRangeStart w:id="13"/>
      <w:commentRangeStart w:id="14"/>
      <w:commentRangeStart w:id="15"/>
      <w:commentRangeStart w:id="16"/>
      <w:r w:rsidRPr="7A93B300">
        <w:t>and</w:t>
      </w:r>
      <w:commentRangeEnd w:id="13"/>
      <w:r w:rsidR="330FDC19">
        <w:rPr>
          <w:rStyle w:val="CommentReference"/>
        </w:rPr>
        <w:commentReference w:id="13"/>
      </w:r>
      <w:commentRangeEnd w:id="14"/>
      <w:r w:rsidR="330FDC19">
        <w:rPr>
          <w:rStyle w:val="CommentReference"/>
        </w:rPr>
        <w:commentReference w:id="14"/>
      </w:r>
      <w:commentRangeEnd w:id="15"/>
      <w:r w:rsidR="330FDC19">
        <w:rPr>
          <w:rStyle w:val="CommentReference"/>
        </w:rPr>
        <w:commentReference w:id="15"/>
      </w:r>
      <w:commentRangeEnd w:id="16"/>
      <w:r w:rsidR="330FDC19">
        <w:rPr>
          <w:rStyle w:val="CommentReference"/>
        </w:rPr>
        <w:commentReference w:id="16"/>
      </w:r>
      <w:r w:rsidRPr="7A93B300">
        <w:t xml:space="preserve"> </w:t>
      </w:r>
    </w:p>
    <w:p w:rsidR="330FDC19" w:rsidP="7A93B300" w:rsidRDefault="0005795A" w14:paraId="0422EFA5" w14:textId="12857937">
      <w:pPr>
        <w:ind w:left="1440" w:firstLine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x,z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x,x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330FDC19" w:rsidP="7A93B300" w:rsidRDefault="7BCBE8AB" w14:paraId="515B7546" w14:textId="22B9F32D">
      <w:r w:rsidRPr="149EB593">
        <w:t>Detailed working:</w:t>
      </w:r>
    </w:p>
    <w:p w:rsidR="330FDC19" w:rsidP="470E7466" w:rsidRDefault="5EAECC6C" w14:paraId="5A6209CB" w14:textId="7D23D4BF">
      <w:commentRangeStart w:id="17"/>
      <w:commentRangeStart w:id="18"/>
      <w:commentRangeStart w:id="19"/>
      <w:r>
        <w:rPr>
          <w:noProof/>
        </w:rPr>
        <w:drawing>
          <wp:inline distT="0" distB="0" distL="0" distR="0" wp14:anchorId="049F82DA" wp14:editId="29A4CE58">
            <wp:extent cx="5911950" cy="6677025"/>
            <wp:effectExtent l="0" t="0" r="0" b="0"/>
            <wp:docPr id="1516970722" name="Picture 1516970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69707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95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>
        <w:rPr>
          <w:rStyle w:val="CommentReference"/>
        </w:rPr>
        <w:commentReference w:id="17"/>
      </w:r>
      <w:commentRangeEnd w:id="18"/>
      <w:r>
        <w:rPr>
          <w:rStyle w:val="CommentReference"/>
        </w:rPr>
        <w:commentReference w:id="18"/>
      </w:r>
      <w:commentRangeEnd w:id="19"/>
      <w:r>
        <w:rPr>
          <w:rStyle w:val="CommentReference"/>
        </w:rPr>
        <w:commentReference w:id="19"/>
      </w:r>
    </w:p>
    <w:p w:rsidR="19B6D439" w:rsidP="40A711D8" w:rsidRDefault="701EBE18" w14:paraId="67B0E6FA" w14:textId="63DDC91F">
      <w:r w:rsidRPr="149EB593">
        <w:t>Alternatively, you can obtain the covariance values by writing [x, z] as a linear transformation of [x, w, z].</w:t>
      </w:r>
    </w:p>
    <w:p w:rsidR="00CE2502" w:rsidP="7A93B300" w:rsidRDefault="53479805" w14:paraId="59DD4D29" w14:textId="513BB325">
      <w:r w:rsidRPr="7A93B300">
        <w:t xml:space="preserve">b) </w:t>
      </w:r>
      <w:proofErr w:type="spellStart"/>
      <w:r w:rsidRPr="7A93B300" w:rsidR="765CC43B">
        <w:t>i</w:t>
      </w:r>
      <w:proofErr w:type="spellEnd"/>
      <w:r w:rsidRPr="7A93B300" w:rsidR="765CC43B">
        <w:t xml:space="preserve">) Very overfit model </w:t>
      </w:r>
      <w:r w:rsidRPr="7A93B300" w:rsidR="52F4DEBB">
        <w:t>because the degree is large (</w:t>
      </w:r>
      <w:r w:rsidRPr="7A93B300" w:rsidR="61493B2D">
        <w:t>9</w:t>
      </w:r>
      <w:r w:rsidRPr="7A93B300" w:rsidR="52F4DEBB">
        <w:t>) and the data points are very spread out</w:t>
      </w:r>
    </w:p>
    <w:p w:rsidR="00711357" w:rsidP="00BC38A1" w:rsidRDefault="00711357" w14:paraId="094204BD" w14:textId="04485FA0">
      <w:r>
        <w:t>ii)</w:t>
      </w:r>
      <w:r w:rsidR="00B8624C">
        <w:t xml:space="preserve"> Purpose of the penalty is to prevent overfitting by penalizing </w:t>
      </w:r>
      <w:r w:rsidR="002273BC">
        <w:t>large parameters</w:t>
      </w:r>
      <w:r w:rsidR="00B007CD">
        <w:t>, forcing the solution to balance fitting the points as well as possible with the smallest parameters possible</w:t>
      </w:r>
    </w:p>
    <w:p w:rsidR="00B007CD" w:rsidP="00BC38A1" w:rsidRDefault="00B007CD" w14:paraId="1F8CDA76" w14:textId="29F113D3">
      <w:r>
        <w:t xml:space="preserve">iii) </w:t>
      </w:r>
      <w:r w:rsidR="002041F7">
        <w:t>Could pick different lambda and then use cross validation to find the average error</w:t>
      </w:r>
    </w:p>
    <w:p w:rsidR="1822DB53" w:rsidP="470E7466" w:rsidRDefault="002041F7" w14:paraId="5AFF3C61" w14:textId="7D78885E">
      <w:pPr>
        <w:rPr>
          <w:rFonts w:ascii="Calibri" w:hAnsi="Calibri" w:eastAsia="Calibri" w:cs="Calibri"/>
        </w:rPr>
      </w:pPr>
      <w:r w:rsidRPr="571328C9">
        <w:rPr>
          <w:rFonts w:ascii="Calibri" w:hAnsi="Calibri" w:eastAsia="Calibri" w:cs="Calibri"/>
        </w:rPr>
        <w:t xml:space="preserve">iv) </w:t>
      </w:r>
      <w:r w:rsidRPr="571328C9" w:rsidR="699D3532">
        <w:rPr>
          <w:rFonts w:ascii="Calibri" w:hAnsi="Calibri" w:eastAsia="Calibri" w:cs="Calibri"/>
        </w:rPr>
        <w:t>Ridge regression is equivalent to introducing some prior knowledge about what we want the distribution for the parameters to be, this makes it very unlikely to have paramet</w:t>
      </w:r>
      <w:r w:rsidRPr="571328C9" w:rsidR="421A48BD">
        <w:rPr>
          <w:rFonts w:ascii="Calibri" w:hAnsi="Calibri" w:eastAsia="Calibri" w:cs="Calibri"/>
        </w:rPr>
        <w:t>er values that stray too far from the prior distribution given.</w:t>
      </w:r>
    </w:p>
    <w:p w:rsidR="007377B1" w:rsidP="370F73AA" w:rsidRDefault="52206949" w14:paraId="7A92DC37" w14:textId="0DED4190">
      <w:pPr>
        <w:rPr>
          <w:rFonts w:ascii="Calibri" w:hAnsi="Calibri" w:eastAsia="Calibri" w:cs="Calibri"/>
        </w:rPr>
      </w:pPr>
      <w:r w:rsidRPr="11DD34A7">
        <w:rPr>
          <w:rFonts w:ascii="Calibri" w:hAnsi="Calibri" w:eastAsia="Calibri" w:cs="Calibri"/>
        </w:rPr>
        <w:t>c) i)</w:t>
      </w:r>
      <w:r w:rsidRPr="11DD34A7" w:rsidR="22B3B2C6">
        <w:rPr>
          <w:rFonts w:ascii="Calibri" w:hAnsi="Calibri" w:eastAsia="Calibri" w:cs="Calibri"/>
        </w:rPr>
        <w:t xml:space="preserve"> </w:t>
      </w:r>
      <w:hyperlink w:history="1" r:id="rId13">
        <w:r w:rsidRPr="0020541C" w:rsidR="003D021E">
          <w:rPr>
            <w:rStyle w:val="Hyperlink"/>
            <w:rFonts w:ascii="Calibri" w:hAnsi="Calibri" w:eastAsia="Calibri" w:cs="Calibri"/>
          </w:rPr>
          <w:t>https://en.wikipedia.org/wiki/Law_of_total_probability</w:t>
        </w:r>
      </w:hyperlink>
    </w:p>
    <w:p w:rsidRPr="006E3F30" w:rsidR="007377B1" w:rsidP="370F73AA" w:rsidRDefault="0005795A" w14:paraId="752C2E4C" w14:textId="7EB95C08">
      <w:pPr>
        <w:ind w:firstLine="720"/>
        <w:rPr>
          <w:rFonts w:ascii="Cambria Math" w:hAnsi="Cambria Math" w:eastAsia="Calibri" w:cs="Calibri"/>
          <w:oMath/>
        </w:rPr>
      </w:pPr>
      <m:oMathPara>
        <m:oMath>
          <m:nary>
            <m:naryPr>
              <m:subHide m:val="1"/>
              <m:supHide m:val="1"/>
              <m:ctrlPr>
                <w:rPr>
                  <w:rFonts w:ascii="Cambria Math" w:hAnsi="Cambria Math" w:eastAsia="Calibri" w:cs="Calibri"/>
                </w:rPr>
              </m:ctrlPr>
            </m:naryPr>
            <m:sub>
              <m:ctrlPr>
                <w:rPr>
                  <w:rFonts w:ascii="Cambria Math" w:hAnsi="Cambria Math" w:eastAsia="Calibri" w:cs="Calibri"/>
                  <w:i/>
                </w:rPr>
              </m:ctrlPr>
            </m:sub>
            <m:sup>
              <m:ctrlPr>
                <w:rPr>
                  <w:rFonts w:ascii="Cambria Math" w:hAnsi="Cambria Math" w:eastAsia="Calibri" w:cs="Calibri"/>
                  <w:i/>
                </w:rPr>
              </m:ctrlPr>
            </m:sup>
            <m:e>
              <m:r>
                <w:rPr>
                  <w:rFonts w:ascii="Cambria Math" w:hAnsi="Cambria Math" w:eastAsia="Calibri" w:cs="Calibri"/>
                </w:rPr>
                <m:t>x</m:t>
              </m:r>
              <m:ctrlPr>
                <w:rPr>
                  <w:rFonts w:ascii="Cambria Math" w:hAnsi="Cambria Math" w:eastAsia="Calibri" w:cs="Calibri"/>
                  <w:i/>
                </w:rPr>
              </m:ctrlPr>
            </m:e>
          </m:nary>
          <m:r>
            <w:rPr>
              <w:rFonts w:ascii="Cambria Math" w:hAnsi="Cambria Math" w:eastAsia="Calibri" w:cs="Calibri"/>
            </w:rPr>
            <m:t>p</m:t>
          </m:r>
          <m:d>
            <m:dPr>
              <m:ctrlPr>
                <w:rPr>
                  <w:rFonts w:ascii="Cambria Math" w:hAnsi="Cambria Math" w:eastAsia="Calibri" w:cs="Calibri"/>
                  <w:i/>
                </w:rPr>
              </m:ctrlPr>
            </m:dPr>
            <m:e>
              <m:r>
                <w:rPr>
                  <w:rFonts w:ascii="Cambria Math" w:hAnsi="Cambria Math" w:eastAsia="Calibri" w:cs="Calibri"/>
                </w:rPr>
                <m:t>x</m:t>
              </m:r>
            </m:e>
          </m:d>
          <m:r>
            <w:rPr>
              <w:rFonts w:ascii="Cambria Math" w:hAnsi="Cambria Math" w:eastAsia="Calibri" w:cs="Calibri"/>
            </w:rPr>
            <m:t>dx=</m:t>
          </m:r>
          <m:nary>
            <m:naryPr>
              <m:subHide m:val="1"/>
              <m:supHide m:val="1"/>
              <m:ctrlPr>
                <w:rPr>
                  <w:rFonts w:ascii="Cambria Math" w:hAnsi="Cambria Math" w:eastAsia="Calibri" w:cs="Calibri"/>
                </w:rPr>
              </m:ctrlPr>
            </m:naryPr>
            <m:sub>
              <m:ctrlPr>
                <w:rPr>
                  <w:rFonts w:ascii="Cambria Math" w:hAnsi="Cambria Math" w:eastAsia="Calibri" w:cs="Calibri"/>
                  <w:i/>
                </w:rPr>
              </m:ctrlPr>
            </m:sub>
            <m:sup>
              <m:ctrlPr>
                <w:rPr>
                  <w:rFonts w:ascii="Cambria Math" w:hAnsi="Cambria Math" w:eastAsia="Calibri" w:cs="Calibri"/>
                  <w:i/>
                </w:rPr>
              </m:ctrlPr>
            </m:sup>
            <m:e>
              <m:r>
                <w:rPr>
                  <w:rFonts w:ascii="Cambria Math" w:hAnsi="Cambria Math" w:eastAsia="Calibri" w:cs="Calibri"/>
                </w:rPr>
                <m:t>x</m:t>
              </m:r>
              <m:ctrlPr>
                <w:rPr>
                  <w:rFonts w:ascii="Cambria Math" w:hAnsi="Cambria Math" w:eastAsia="Calibri" w:cs="Calibri"/>
                  <w:i/>
                </w:rPr>
              </m:ctrlPr>
            </m:e>
          </m:nary>
          <m:d>
            <m:dPr>
              <m:begChr m:val="["/>
              <m:endChr m:val="]"/>
              <m:ctrlPr>
                <w:rPr>
                  <w:rFonts w:ascii="Cambria Math" w:hAnsi="Cambria Math" w:eastAsia="Calibri" w:cs="Calibri"/>
                  <w:i/>
                </w:rPr>
              </m:ctrlPr>
            </m:dPr>
            <m:e>
              <m:nary>
                <m:naryPr>
                  <m:subHide m:val="1"/>
                  <m:supHide m:val="1"/>
                  <m:ctrlPr>
                    <w:rPr>
                      <w:rFonts w:ascii="Cambria Math" w:hAnsi="Cambria Math" w:eastAsia="Calibri" w:cs="Calibri"/>
                    </w:rPr>
                  </m:ctrlPr>
                </m:naryPr>
                <m:sub>
                  <m:ctrlPr>
                    <w:rPr>
                      <w:rFonts w:ascii="Cambria Math" w:hAnsi="Cambria Math" w:eastAsia="Calibri" w:cs="Calibri"/>
                      <w:i/>
                    </w:rPr>
                  </m:ctrlPr>
                </m:sub>
                <m:sup>
                  <m:ctrlPr>
                    <w:rPr>
                      <w:rFonts w:ascii="Cambria Math" w:hAnsi="Cambria Math" w:eastAsia="Calibri" w:cs="Calibri"/>
                      <w:i/>
                    </w:rPr>
                  </m:ctrlPr>
                </m:sup>
                <m:e>
                  <m:r>
                    <w:rPr>
                      <w:rFonts w:ascii="Cambria Math" w:hAnsi="Cambria Math" w:eastAsia="Calibri" w:cs="Calibri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eastAsia="Calibri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eastAsia="Calibri" w:cs="Calibri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eastAsia="Calibri" w:cs="Calibri"/>
                    </w:rPr>
                    <m:t>dy</m:t>
                  </m:r>
                  <m:ctrlPr>
                    <w:rPr>
                      <w:rFonts w:ascii="Cambria Math" w:hAnsi="Cambria Math" w:eastAsia="Calibri" w:cs="Calibri"/>
                      <w:i/>
                    </w:rPr>
                  </m:ctrlPr>
                </m:e>
              </m:nary>
            </m:e>
          </m:d>
          <m:r>
            <w:rPr>
              <w:rFonts w:ascii="Cambria Math" w:hAnsi="Cambria Math" w:eastAsia="Calibri" w:cs="Calibri"/>
            </w:rPr>
            <m:t>dx</m:t>
          </m:r>
        </m:oMath>
      </m:oMathPara>
    </w:p>
    <w:p w:rsidRPr="006E3F30" w:rsidR="671605F1" w:rsidP="370F73AA" w:rsidRDefault="006E3F30" w14:paraId="1BAD96CD" w14:textId="4146E30E">
      <w:pPr>
        <w:ind w:firstLine="720"/>
        <w:rPr>
          <w:rFonts w:ascii="Cambria Math" w:hAnsi="Cambria Math" w:eastAsia="Calibri" w:cs="Calibri"/>
          <w:oMath/>
        </w:rPr>
      </w:pPr>
      <m:oMathPara>
        <m:oMath>
          <m:r>
            <w:rPr>
              <w:rFonts w:ascii="Cambria Math" w:hAnsi="Cambria Math" w:eastAsia="Calibri" w:cs="Calibri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hAnsi="Cambria Math" w:eastAsia="Calibri" w:cs="Calibri"/>
                </w:rPr>
              </m:ctrlPr>
            </m:naryPr>
            <m:sub>
              <m:ctrlPr>
                <w:rPr>
                  <w:rFonts w:ascii="Cambria Math" w:hAnsi="Cambria Math" w:eastAsia="Calibri" w:cs="Calibri"/>
                  <w:i/>
                </w:rPr>
              </m:ctrlPr>
            </m:sub>
            <m:sup>
              <m:ctrlPr>
                <w:rPr>
                  <w:rFonts w:ascii="Cambria Math" w:hAnsi="Cambria Math" w:eastAsia="Calibri" w:cs="Calibri"/>
                  <w:i/>
                </w:rPr>
              </m:ctrlPr>
            </m:sup>
            <m:e>
              <m:r>
                <w:rPr>
                  <w:rFonts w:ascii="Cambria Math" w:hAnsi="Cambria Math" w:eastAsia="Calibri" w:cs="Calibri"/>
                </w:rPr>
                <m:t>x</m:t>
              </m:r>
              <m:ctrlPr>
                <w:rPr>
                  <w:rFonts w:ascii="Cambria Math" w:hAnsi="Cambria Math" w:eastAsia="Calibri" w:cs="Calibri"/>
                  <w:i/>
                </w:rPr>
              </m:ctrlPr>
            </m:e>
          </m:nary>
          <m:d>
            <m:dPr>
              <m:begChr m:val="["/>
              <m:endChr m:val="]"/>
              <m:ctrlPr>
                <w:rPr>
                  <w:rFonts w:ascii="Cambria Math" w:hAnsi="Cambria Math" w:eastAsia="Calibri" w:cs="Calibri"/>
                  <w:i/>
                </w:rPr>
              </m:ctrlPr>
            </m:dPr>
            <m:e>
              <m:nary>
                <m:naryPr>
                  <m:subHide m:val="1"/>
                  <m:supHide m:val="1"/>
                  <m:ctrlPr>
                    <w:rPr>
                      <w:rFonts w:ascii="Cambria Math" w:hAnsi="Cambria Math" w:eastAsia="Calibri" w:cs="Calibri"/>
                    </w:rPr>
                  </m:ctrlPr>
                </m:naryPr>
                <m:sub>
                  <m:ctrlPr>
                    <w:rPr>
                      <w:rFonts w:ascii="Cambria Math" w:hAnsi="Cambria Math" w:eastAsia="Calibri" w:cs="Calibri"/>
                      <w:i/>
                    </w:rPr>
                  </m:ctrlPr>
                </m:sub>
                <m:sup>
                  <m:ctrlPr>
                    <w:rPr>
                      <w:rFonts w:ascii="Cambria Math" w:hAnsi="Cambria Math" w:eastAsia="Calibri" w:cs="Calibri"/>
                      <w:i/>
                    </w:rPr>
                  </m:ctrlPr>
                </m:sup>
                <m:e>
                  <m:r>
                    <w:rPr>
                      <w:rFonts w:ascii="Cambria Math" w:hAnsi="Cambria Math" w:eastAsia="Calibri" w:cs="Calibri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eastAsia="Calibri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eastAsia="Calibri" w:cs="Calibri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 w:eastAsia="Calibri" w:cs="Calibri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eastAsia="Calibri" w:cs="Calibri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eastAsia="Calibri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eastAsia="Calibri" w:cs="Calibri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eastAsia="Calibri" w:cs="Calibri"/>
                    </w:rPr>
                    <m:t>dy</m:t>
                  </m:r>
                  <m:ctrlPr>
                    <w:rPr>
                      <w:rFonts w:ascii="Cambria Math" w:hAnsi="Cambria Math" w:eastAsia="Calibri" w:cs="Calibri"/>
                      <w:i/>
                    </w:rPr>
                  </m:ctrlPr>
                </m:e>
              </m:nary>
            </m:e>
          </m:d>
          <m:r>
            <w:rPr>
              <w:rFonts w:ascii="Cambria Math" w:hAnsi="Cambria Math" w:eastAsia="Calibri" w:cs="Calibri"/>
            </w:rPr>
            <m:t>dx</m:t>
          </m:r>
        </m:oMath>
      </m:oMathPara>
    </w:p>
    <w:p w:rsidRPr="006E3F30" w:rsidR="671605F1" w:rsidP="370F73AA" w:rsidRDefault="006E3F30" w14:paraId="5AB56AD9" w14:textId="3FBC990C">
      <w:pPr>
        <w:ind w:firstLine="720"/>
        <w:rPr>
          <w:rFonts w:ascii="Cambria Math" w:hAnsi="Cambria Math" w:eastAsia="Calibri" w:cs="Calibri"/>
          <w:oMath/>
        </w:rPr>
      </w:pPr>
      <m:oMathPara>
        <m:oMath>
          <m:r>
            <w:rPr>
              <w:rFonts w:ascii="Cambria Math" w:hAnsi="Cambria Math" w:eastAsia="Calibri" w:cs="Calibri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hAnsi="Cambria Math" w:eastAsia="Calibri" w:cs="Calibri"/>
                </w:rPr>
              </m:ctrlPr>
            </m:naryPr>
            <m:sub>
              <m:ctrlPr>
                <w:rPr>
                  <w:rFonts w:ascii="Cambria Math" w:hAnsi="Cambria Math" w:eastAsia="Calibri" w:cs="Calibri"/>
                  <w:i/>
                </w:rPr>
              </m:ctrlPr>
            </m:sub>
            <m:sup>
              <m:ctrlPr>
                <w:rPr>
                  <w:rFonts w:ascii="Cambria Math" w:hAnsi="Cambria Math" w:eastAsia="Calibri" w:cs="Calibri"/>
                  <w:i/>
                </w:rPr>
              </m:ctrlPr>
            </m:sup>
            <m:e>
              <m:r>
                <w:rPr>
                  <w:rFonts w:ascii="Cambria Math" w:hAnsi="Cambria Math" w:eastAsia="Calibri" w:cs="Calibri"/>
                </w:rPr>
                <m:t>p</m:t>
              </m:r>
              <m:d>
                <m:dPr>
                  <m:ctrlPr>
                    <w:rPr>
                      <w:rFonts w:ascii="Cambria Math" w:hAnsi="Cambria Math" w:eastAsia="Calibri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eastAsia="Calibri" w:cs="Calibri"/>
                    </w:rPr>
                    <m:t>y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eastAsia="Calibri" w:cs="Calibri"/>
                      <w:i/>
                    </w:rPr>
                  </m:ctrlPr>
                </m:dPr>
                <m:e>
                  <m:nary>
                    <m:naryPr>
                      <m:subHide m:val="1"/>
                      <m:supHide m:val="1"/>
                      <m:ctrlPr>
                        <w:rPr>
                          <w:rFonts w:ascii="Cambria Math" w:hAnsi="Cambria Math" w:eastAsia="Calibri" w:cs="Calibri"/>
                        </w:rPr>
                      </m:ctrlPr>
                    </m:naryPr>
                    <m:sub>
                      <m:ctrlPr>
                        <w:rPr>
                          <w:rFonts w:ascii="Cambria Math" w:hAnsi="Cambria Math" w:eastAsia="Calibri" w:cs="Calibri"/>
                          <w:i/>
                        </w:rPr>
                      </m:ctrlPr>
                    </m:sub>
                    <m:sup>
                      <m:ctrlPr>
                        <w:rPr>
                          <w:rFonts w:ascii="Cambria Math" w:hAnsi="Cambria Math" w:eastAsia="Calibri" w:cs="Calibri"/>
                          <w:i/>
                        </w:rPr>
                      </m:ctrlPr>
                    </m:sup>
                    <m:e>
                      <m:r>
                        <w:rPr>
                          <w:rFonts w:ascii="Cambria Math" w:hAnsi="Cambria Math" w:eastAsia="Calibri" w:cs="Calibri"/>
                        </w:rPr>
                        <m:t>x</m:t>
                      </m:r>
                      <m:ctrlPr>
                        <w:rPr>
                          <w:rFonts w:ascii="Cambria Math" w:hAnsi="Cambria Math" w:eastAsia="Calibri" w:cs="Calibri"/>
                          <w:i/>
                        </w:rPr>
                      </m:ctrlPr>
                    </m:e>
                  </m:nary>
                  <m:r>
                    <w:rPr>
                      <w:rFonts w:ascii="Cambria Math" w:hAnsi="Cambria Math" w:eastAsia="Calibri" w:cs="Calibri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eastAsia="Calibri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eastAsia="Calibri" w:cs="Calibri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 w:eastAsia="Calibri" w:cs="Calibri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eastAsia="Calibri" w:cs="Calibri"/>
                    </w:rPr>
                    <m:t>dx</m:t>
                  </m:r>
                </m:e>
              </m:d>
              <m:r>
                <w:rPr>
                  <w:rFonts w:ascii="Cambria Math" w:hAnsi="Cambria Math" w:eastAsia="Calibri" w:cs="Calibri"/>
                </w:rPr>
                <m:t>dy</m:t>
              </m:r>
              <m:ctrlPr>
                <w:rPr>
                  <w:rFonts w:ascii="Cambria Math" w:hAnsi="Cambria Math" w:eastAsia="Calibri" w:cs="Calibri"/>
                  <w:i/>
                </w:rPr>
              </m:ctrlPr>
            </m:e>
          </m:nary>
        </m:oMath>
      </m:oMathPara>
    </w:p>
    <w:p w:rsidRPr="006E3F30" w:rsidR="4DC209BA" w:rsidP="370F73AA" w:rsidRDefault="006E3F30" w14:paraId="081BA2C6" w14:textId="7C76DF9E">
      <w:pPr>
        <w:ind w:firstLine="720"/>
        <w:rPr>
          <w:rFonts w:ascii="Cambria Math" w:hAnsi="Cambria Math" w:eastAsia="Calibri" w:cs="Calibri"/>
          <w:oMath/>
        </w:rPr>
      </w:pPr>
      <m:oMathPara>
        <m:oMath>
          <m:r>
            <w:rPr>
              <w:rFonts w:ascii="Cambria Math" w:hAnsi="Cambria Math" w:eastAsia="Calibri" w:cs="Calibri"/>
            </w:rPr>
            <m:t>=</m:t>
          </m:r>
          <m:sSub>
            <m:sSubPr>
              <m:ctrlPr>
                <w:rPr>
                  <w:rFonts w:ascii="Cambria Math" w:hAnsi="Cambria Math" w:eastAsia="Calibri" w:cs="Calibri"/>
                  <w:i/>
                </w:rPr>
              </m:ctrlPr>
            </m:sSubPr>
            <m:e>
              <m:r>
                <w:rPr>
                  <w:rFonts w:ascii="Cambria Math" w:hAnsi="Cambria Math" w:eastAsia="Calibri" w:cs="Calibri"/>
                </w:rPr>
                <m:t>E</m:t>
              </m:r>
            </m:e>
            <m:sub>
              <m:r>
                <w:rPr>
                  <w:rFonts w:ascii="Cambria Math" w:hAnsi="Cambria Math" w:eastAsia="Calibri" w:cs="Calibri"/>
                </w:rPr>
                <m:t>y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eastAsia="Calibri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eastAsia="Calibri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eastAsia="Calibri" w:cs="Calibri"/>
                    </w:rPr>
                    <m:t>E</m:t>
                  </m:r>
                </m:e>
                <m:sub>
                  <m:r>
                    <w:rPr>
                      <w:rFonts w:ascii="Cambria Math" w:hAnsi="Cambria Math" w:eastAsia="Calibri" w:cs="Calibri"/>
                    </w:rPr>
                    <m:t>x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eastAsia="Calibri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eastAsia="Calibri" w:cs="Calibri"/>
                    </w:rPr>
                    <m:t>x</m:t>
                  </m:r>
                </m:e>
                <m:e>
                  <m:r>
                    <w:rPr>
                      <w:rFonts w:ascii="Cambria Math" w:hAnsi="Cambria Math" w:eastAsia="Calibri" w:cs="Calibri"/>
                    </w:rPr>
                    <m:t>y</m:t>
                  </m:r>
                </m:e>
              </m:d>
            </m:e>
          </m:d>
        </m:oMath>
      </m:oMathPara>
    </w:p>
    <w:p w:rsidR="006E3F30" w:rsidP="006E3F30" w:rsidRDefault="5455A8F2" w14:paraId="3984AC88" w14:textId="660F71A7">
      <w:pPr>
        <w:rPr>
          <w:rFonts w:ascii="Calibri" w:hAnsi="Calibri" w:eastAsia="Calibri" w:cs="Calibri"/>
        </w:rPr>
      </w:pPr>
      <w:r w:rsidRPr="1382C8E6">
        <w:rPr>
          <w:rFonts w:ascii="Calibri" w:hAnsi="Calibri" w:eastAsia="Calibri" w:cs="Calibri"/>
        </w:rPr>
        <w:t xml:space="preserve">(okay this is jumping a lot of steps, buts its justified by tonnelis theorem, and we don’t even need to know what that </w:t>
      </w:r>
      <w:r w:rsidRPr="1382C8E6" w:rsidR="69123443">
        <w:rPr>
          <w:rFonts w:ascii="Calibri" w:hAnsi="Calibri" w:eastAsia="Calibri" w:cs="Calibri"/>
        </w:rPr>
        <w:t>is,</w:t>
      </w:r>
      <w:r w:rsidRPr="1382C8E6">
        <w:rPr>
          <w:rFonts w:ascii="Calibri" w:hAnsi="Calibri" w:eastAsia="Calibri" w:cs="Calibri"/>
        </w:rPr>
        <w:t xml:space="preserve"> so I think </w:t>
      </w:r>
      <w:r w:rsidRPr="1382C8E6" w:rsidR="7754B391">
        <w:rPr>
          <w:rFonts w:ascii="Calibri" w:hAnsi="Calibri" w:eastAsia="Calibri" w:cs="Calibri"/>
        </w:rPr>
        <w:t>it's</w:t>
      </w:r>
      <w:r w:rsidRPr="1382C8E6">
        <w:rPr>
          <w:rFonts w:ascii="Calibri" w:hAnsi="Calibri" w:eastAsia="Calibri" w:cs="Calibri"/>
        </w:rPr>
        <w:t xml:space="preserve"> fine to just assume this is all ok)</w:t>
      </w:r>
    </w:p>
    <w:p w:rsidR="00867AA4" w:rsidP="370F73AA" w:rsidRDefault="469B0225" w14:paraId="36E0F87D" w14:textId="7912D9A7">
      <w:pPr>
        <w:rPr>
          <w:rFonts w:ascii="Calibri" w:hAnsi="Calibri" w:eastAsia="Calibri" w:cs="Calibri"/>
        </w:rPr>
      </w:pPr>
      <w:r w:rsidRPr="7A93B300">
        <w:rPr>
          <w:rFonts w:ascii="Calibri" w:hAnsi="Calibri" w:eastAsia="Calibri" w:cs="Calibri"/>
        </w:rPr>
        <w:t>ii)</w:t>
      </w:r>
      <w:r w:rsidRPr="7A93B300" w:rsidR="068BED1C">
        <w:rPr>
          <w:rFonts w:ascii="Calibri" w:hAnsi="Calibri" w:eastAsia="Calibri" w:cs="Calibri"/>
        </w:rPr>
        <w:t xml:space="preserve"> </w:t>
      </w:r>
      <w:hyperlink r:id="rId14">
        <w:r w:rsidRPr="7A93B300" w:rsidR="068BED1C">
          <w:rPr>
            <w:rStyle w:val="Hyperlink"/>
            <w:rFonts w:ascii="Calibri" w:hAnsi="Calibri" w:eastAsia="Calibri" w:cs="Calibri"/>
          </w:rPr>
          <w:t>https://en.wikipedia.org/wiki/Law_of_total_variance</w:t>
        </w:r>
      </w:hyperlink>
    </w:p>
    <w:p w:rsidR="3E7F6A0A" w:rsidP="7A93B300" w:rsidRDefault="026144A9" w14:paraId="3E93017A" w14:textId="54DEF608">
      <w:r>
        <w:rPr>
          <w:noProof/>
        </w:rPr>
        <w:drawing>
          <wp:inline distT="0" distB="0" distL="0" distR="0" wp14:anchorId="776ADBA6" wp14:editId="4769CF4E">
            <wp:extent cx="4572000" cy="2705100"/>
            <wp:effectExtent l="0" t="0" r="0" b="0"/>
            <wp:docPr id="832529682" name="Picture 832529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52968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F30" w:rsidP="006E3F30" w:rsidRDefault="000318DB" w14:paraId="04A8E831" w14:textId="6E9CB27F">
      <w:r w:rsidRPr="370F73AA">
        <w:t>2)</w:t>
      </w:r>
      <w:r w:rsidRPr="370F73AA" w:rsidR="4860104E">
        <w:t xml:space="preserve"> </w:t>
      </w:r>
    </w:p>
    <w:p w:rsidR="006E3F30" w:rsidP="006E3F30" w:rsidRDefault="4860104E" w14:paraId="5E0A466C" w14:textId="77777777">
      <w:r w:rsidRPr="370F73AA">
        <w:t>a)</w:t>
      </w:r>
    </w:p>
    <w:p w:rsidRPr="006E3F30" w:rsidR="007A7AB0" w:rsidP="006E3F30" w:rsidRDefault="4860104E" w14:paraId="493A0968" w14:textId="5EE04D81">
      <w:pPr>
        <w:jc w:val="center"/>
        <w:rPr>
          <w:rFonts w:ascii="Cambria Math" w:hAnsi="Cambria Math"/>
          <w:oMath/>
        </w:rPr>
      </w:pPr>
      <w:r w:rsidRPr="370F73AA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den>
        </m:f>
      </m:oMath>
    </w:p>
    <w:p w:rsidRPr="006E3F30" w:rsidR="081D8022" w:rsidP="009F6A06" w:rsidRDefault="4860104E" w14:paraId="7EC6083F" w14:textId="72C7A9BE">
      <w:pPr>
        <w:ind w:left="720" w:hanging="720"/>
        <w:jc w:val="center"/>
        <w:rPr>
          <w:rFonts w:ascii="Cambria Math" w:hAnsi="Cambria Math"/>
          <w:oMath/>
        </w:rPr>
      </w:pPr>
      <w:r w:rsidRPr="370F73AA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 xml:space="preserve">                    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D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D</m:t>
            </m:r>
          </m:sup>
        </m:sSup>
        <m: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D</m:t>
            </m:r>
          </m:sup>
        </m:sSup>
      </m:oMath>
    </w:p>
    <w:p w:rsidRPr="006E3F30" w:rsidR="007A7AB0" w:rsidP="370F73AA" w:rsidRDefault="0005795A" w14:paraId="2F677101" w14:textId="17E4E969">
      <w:pPr>
        <w:ind w:firstLine="720"/>
        <w:rPr>
          <w:rFonts w:ascii="Cambria Math" w:hAnsi="Cambria Math"/>
          <w:oMath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z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func>
        </m:oMath>
      </m:oMathPara>
    </w:p>
    <w:commentRangeStart w:id="20"/>
    <w:commentRangeStart w:id="21"/>
    <w:commentRangeStart w:id="22"/>
    <w:commentRangeStart w:id="23"/>
    <w:commentRangeStart w:id="24"/>
    <w:commentRangeStart w:id="25"/>
    <w:p w:rsidRPr="006E3F30" w:rsidR="007A7AB0" w:rsidP="2B31B19D" w:rsidRDefault="0005795A" w14:paraId="0C49F65C" w14:textId="24F9A445">
      <w:pPr>
        <w:ind w:firstLine="720"/>
        <w:jc w:val="right"/>
        <w:rPr>
          <w:rFonts w:ascii="Cambria Math" w:hAnsi="Cambria Math"/>
          <w:oMath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commentRangeEnd w:id="20"/>
      <w:r w:rsidR="00792EC8">
        <w:rPr>
          <w:rStyle w:val="CommentReference"/>
        </w:rPr>
        <w:commentReference w:id="20"/>
      </w:r>
      <w:commentRangeEnd w:id="21"/>
      <w:r w:rsidR="00792EC8">
        <w:rPr>
          <w:rStyle w:val="CommentReference"/>
        </w:rPr>
        <w:commentReference w:id="21"/>
      </w:r>
      <w:commentRangeEnd w:id="22"/>
      <w:r w:rsidR="00792EC8">
        <w:rPr>
          <w:rStyle w:val="CommentReference"/>
        </w:rPr>
        <w:commentReference w:id="22"/>
      </w:r>
      <w:commentRangeEnd w:id="23"/>
      <w:r w:rsidR="00792EC8">
        <w:rPr>
          <w:rStyle w:val="CommentReference"/>
        </w:rPr>
        <w:commentReference w:id="23"/>
      </w:r>
      <w:commentRangeEnd w:id="24"/>
      <w:r w:rsidR="00792EC8">
        <w:rPr>
          <w:rStyle w:val="CommentReference"/>
        </w:rPr>
        <w:commentReference w:id="24"/>
      </w:r>
      <w:commentRangeEnd w:id="25"/>
      <w:r w:rsidR="00792EC8">
        <w:rPr>
          <w:rStyle w:val="CommentReference"/>
        </w:rPr>
        <w:commentReference w:id="25"/>
      </w:r>
    </w:p>
    <w:p w:rsidRPr="006E3F30" w:rsidR="007A7AB0" w:rsidP="370F73AA" w:rsidRDefault="0005795A" w14:paraId="23131737" w14:textId="5450BA0F">
      <w:pPr>
        <w:ind w:firstLine="720"/>
        <w:rPr>
          <w:rFonts w:ascii="Cambria Math" w:hAnsi="Cambria Math"/>
          <w:oMath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</m:oMath>
      </m:oMathPara>
    </w:p>
    <w:p w:rsidR="370F73AA" w:rsidP="001554F5" w:rsidRDefault="370F73AA" w14:paraId="774C0A86" w14:textId="15C53910"/>
    <w:p w:rsidRPr="001554F5" w:rsidR="001554F5" w:rsidP="001554F5" w:rsidRDefault="0005795A" w14:paraId="2E2B01FA" w14:textId="10D7866C">
      <w:pPr>
        <w:ind w:firstLine="72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=-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μ</m:t>
                      </m:r>
                    </m:e>
                  </m:d>
                </m:e>
              </m:d>
            </m:e>
          </m:func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1554F5" w:rsidP="001554F5" w:rsidRDefault="001554F5" w14:paraId="1C180E43" w14:textId="77777777">
      <w:pPr>
        <w:ind w:firstLine="720"/>
      </w:pPr>
    </w:p>
    <w:p w:rsidR="001554F5" w:rsidP="370F73AA" w:rsidRDefault="77358537" w14:paraId="1A6474AC" w14:textId="77777777">
      <w:r>
        <w:t xml:space="preserve">   b)</w:t>
      </w:r>
    </w:p>
    <w:p w:rsidR="57130928" w:rsidP="571328C9" w:rsidRDefault="7C75CA14" w14:paraId="1E439108" w14:textId="2FD6C7C7">
      <w:r>
        <w:rPr>
          <w:noProof/>
        </w:rPr>
        <w:drawing>
          <wp:inline distT="0" distB="0" distL="0" distR="0" wp14:anchorId="148B2823" wp14:editId="04AA1774">
            <wp:extent cx="3114675" cy="1601206"/>
            <wp:effectExtent l="0" t="0" r="0" b="0"/>
            <wp:docPr id="482138936" name="Picture 482138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60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4F5" w:rsidP="370F73AA" w:rsidRDefault="4719FEE3" w14:paraId="6525002D" w14:textId="77777777">
      <w:r w:rsidRPr="3C12A4D6">
        <w:t xml:space="preserve">   c)</w:t>
      </w:r>
    </w:p>
    <w:p w:rsidRPr="001554F5" w:rsidR="4719FEE3" w:rsidP="001554F5" w:rsidRDefault="0005795A" w14:paraId="1B5E72B2" w14:textId="523D0C92">
      <w:pPr>
        <w:jc w:val="center"/>
        <w:rPr>
          <w:rFonts w:ascii="Cambria Math" w:hAnsi="Cambria Math"/>
          <w:oMath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z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z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 xml:space="preserve">                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.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:rsidRPr="001554F5" w:rsidR="4719FEE3" w:rsidP="370F73AA" w:rsidRDefault="0005795A" w14:paraId="4E43D89D" w14:textId="7FB9792B">
      <w:pPr>
        <w:ind w:firstLine="720"/>
        <w:rPr>
          <w:rFonts w:ascii="Cambria Math" w:hAnsi="Cambria Math"/>
          <w:oMath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z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diag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r>
                <w:rPr>
                  <w:rFonts w:ascii="Cambria Math" w:hAnsi="Cambria Math"/>
                </w:rPr>
                <m:t>,1-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r>
                <w:rPr>
                  <w:rFonts w:ascii="Cambria Math" w:hAnsi="Cambria Math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…</m:t>
              </m:r>
            </m:e>
          </m:d>
        </m:oMath>
      </m:oMathPara>
    </w:p>
    <w:p w:rsidRPr="001554F5" w:rsidR="4719FEE3" w:rsidP="370F73AA" w:rsidRDefault="0005795A" w14:paraId="5128F701" w14:textId="37E71ECB">
      <w:pPr>
        <w:ind w:firstLine="720"/>
        <w:rPr>
          <w:rFonts w:ascii="Cambria Math" w:hAnsi="Cambria Math"/>
          <w:oMath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z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=A</m:t>
          </m:r>
        </m:oMath>
      </m:oMathPara>
    </w:p>
    <w:p w:rsidRPr="001554F5" w:rsidR="370F73AA" w:rsidP="370F73AA" w:rsidRDefault="370F73AA" w14:paraId="7F37D413" w14:textId="15C53910">
      <w:pPr>
        <w:ind w:firstLine="720"/>
        <w:rPr>
          <w:rFonts w:ascii="Cambria Math" w:hAnsi="Cambria Math"/>
          <w:oMath/>
        </w:rPr>
      </w:pPr>
    </w:p>
    <w:p w:rsidRPr="004048E8" w:rsidR="4719FEE3" w:rsidP="370F73AA" w:rsidRDefault="0005795A" w14:paraId="67AC3DB3" w14:textId="2B082D60">
      <w:pPr>
        <w:ind w:firstLine="720"/>
        <w:rPr>
          <w:rFonts w:ascii="Cambria Math" w:hAnsi="Cambria Math"/>
          <w:lang w:val="de-DE"/>
          <w:oMath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de-DE"/>
                </w:rPr>
                <m:t>∂</m:t>
              </m:r>
              <m: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de-DE"/>
                </w:rPr>
                <m:t>∂</m:t>
              </m:r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  <w:lang w:val="de-DE"/>
            </w:rPr>
            <m:t>=</m:t>
          </m:r>
          <m:r>
            <m:rPr>
              <m:nor/>
            </m:rPr>
            <w:rPr>
              <w:rFonts w:ascii="Cambria Math" w:hAnsi="Cambria Math"/>
              <w:lang w:val="de-DE"/>
            </w:rPr>
            <m:t>diag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de-DE"/>
                </w:rPr>
                <m:t>1-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de-DE"/>
                        </w:rPr>
                        <m:t>tanh</m:t>
                      </m:r>
                    </m:e>
                    <m:sup>
                      <m:r>
                        <w:rPr>
                          <w:rFonts w:ascii="Cambria Math" w:hAnsi="Cambria Math"/>
                          <w:lang w:val="de-DE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de-DE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r>
                <w:rPr>
                  <w:rFonts w:ascii="Cambria Math" w:hAnsi="Cambria Math"/>
                  <w:lang w:val="de-DE"/>
                </w:rPr>
                <m:t>,1-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de-DE"/>
                        </w:rPr>
                        <m:t>tanh</m:t>
                      </m:r>
                    </m:e>
                    <m:sup>
                      <m:r>
                        <w:rPr>
                          <w:rFonts w:ascii="Cambria Math" w:hAnsi="Cambria Math"/>
                          <w:lang w:val="de-DE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de-DE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r>
                <w:rPr>
                  <w:rFonts w:ascii="Cambria Math" w:hAnsi="Cambria Math"/>
                  <w:lang w:val="de-DE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lang w:val="de-DE"/>
                </w:rPr>
                <m:t>…</m:t>
              </m:r>
            </m:e>
          </m:d>
          <m:r>
            <w:rPr>
              <w:rFonts w:ascii="Cambria Math" w:hAnsi="Cambria Math"/>
            </w:rPr>
            <m:t>A</m:t>
          </m:r>
        </m:oMath>
      </m:oMathPara>
    </w:p>
    <w:p w:rsidRPr="004048E8" w:rsidR="50360ABB" w:rsidP="370F73AA" w:rsidRDefault="50360ABB" w14:paraId="433CE73C" w14:textId="4717B34F">
      <w:pPr>
        <w:rPr>
          <w:lang w:val="de-DE"/>
        </w:rPr>
      </w:pPr>
      <w:r w:rsidRPr="004048E8">
        <w:rPr>
          <w:lang w:val="de-DE"/>
        </w:rPr>
        <w:t xml:space="preserve">  b)</w:t>
      </w:r>
    </w:p>
    <w:p w:rsidR="38037B18" w:rsidP="40F6F4FF" w:rsidRDefault="00527C5B" w14:paraId="4DCD7AEC" w14:textId="2F278D60">
      <w:pPr>
        <w:pStyle w:val="ListParagraph"/>
        <w:numPr>
          <w:ilvl w:val="0"/>
          <w:numId w:val="3"/>
        </w:numPr>
        <w:rPr>
          <w:rFonts w:asciiTheme="minorEastAsia" w:hAnsiTheme="minorEastAsia" w:cstheme="minorEastAsia"/>
        </w:rPr>
      </w:pPr>
      <m:oMath>
        <m:r>
          <m:rPr>
            <m:sty m:val="p"/>
          </m:rPr>
          <w:rPr>
            <w:rFonts w:ascii="Cambria Math" w:hAnsi="Cambria Math" w:cs="Segoe UI"/>
          </w:rPr>
          <m:t>P</m:t>
        </m:r>
        <m:r>
          <w:ins w:id="26" w:author="Robert" w:date="2020-12-05T17:24:00Z">
            <m:rPr>
              <m:sty m:val="p"/>
            </m:rPr>
            <w:rPr>
              <w:rFonts w:ascii="Cambria Math" w:hAnsi="Cambria Math" w:cs="Segoe UI"/>
            </w:rPr>
            <m:t>(</m:t>
          </w:ins>
        </m:r>
        <m:r>
          <w:del w:id="27" w:author="Robert" w:date="2020-12-05T17:26:00Z">
            <m:rPr>
              <m:sty m:val="p"/>
            </m:rPr>
            <w:rPr>
              <w:rFonts w:ascii="Cambria Math" w:hAnsi="Cambria Math" w:cs="Segoe UI" w:hint="eastAsia"/>
            </w:rPr>
            <m:t>├</m:t>
          </w:del>
        </m:r>
        <m:r>
          <w:del w:id="28" w:author="Robert" w:date="2020-12-05T17:24:00Z">
            <m:rPr>
              <m:sty m:val="p"/>
            </m:rPr>
            <w:rPr>
              <w:rFonts w:ascii="Cambria Math" w:hAnsi="Cambria Math" w:cs="Segoe UI"/>
            </w:rPr>
            <m:t>(</m:t>
          </w:del>
        </m:r>
        <m:r>
          <m:rPr>
            <m:sty m:val="p"/>
          </m:rPr>
          <w:rPr>
            <w:rFonts w:ascii="Cambria Math" w:hAnsi="Cambria Math" w:cs="Segoe UI"/>
          </w:rPr>
          <m:t>y</m:t>
        </m:r>
        <m:r>
          <w:ins w:id="29" w:author="Robert" w:date="2020-12-05T17:24:00Z">
            <m:rPr>
              <m:sty m:val="p"/>
            </m:rPr>
            <w:rPr>
              <w:rFonts w:ascii="Cambria Math" w:hAnsi="Cambria Math" w:cs="Segoe UI"/>
            </w:rPr>
            <m:t xml:space="preserve"> | </m:t>
          </w:ins>
        </m:r>
        <m:r>
          <m:rPr>
            <m:sty m:val="p"/>
          </m:rPr>
          <w:rPr>
            <w:rFonts w:ascii="Cambria Math" w:hAnsi="Cambria Math" w:cs="Segoe UI"/>
          </w:rPr>
          <m:t>θ</m:t>
        </m:r>
        <m:r>
          <w:ins w:id="30" w:author="Robert" w:date="2020-12-05T17:24:00Z">
            <m:rPr>
              <m:sty m:val="p"/>
            </m:rPr>
            <w:rPr>
              <w:rFonts w:ascii="Cambria Math" w:hAnsi="Cambria Math" w:cs="Segoe UI"/>
            </w:rPr>
            <m:t>, X</m:t>
          </w:ins>
        </m:r>
        <m:r>
          <w:del w:id="31" w:author="Robert" w:date="2020-12-05T17:24:00Z">
            <m:rPr>
              <m:sty m:val="p"/>
            </m:rPr>
            <w:rPr>
              <w:rFonts w:ascii="MS Mincho" w:eastAsia="MS Mincho" w:hAnsi="MS Mincho" w:cs="MS Mincho" w:hint="eastAsia"/>
            </w:rPr>
            <m:t>ⓜ</m:t>
          </w:del>
        </m:r>
        <m:r>
          <w:del w:id="32" w:author="Robert" w:date="2020-12-05T17:24:00Z">
            <m:rPr>
              <m:sty m:val="p"/>
            </m:rPr>
            <w:rPr>
              <w:rFonts w:ascii="Cambria Math" w:eastAsia="MS Gothic" w:hAnsi="Cambria Math" w:cs="Segoe UI"/>
            </w:rPr>
            <m:t>|</m:t>
          </w:del>
        </m:r>
        <m:r>
          <w:del w:id="33" w:author="Robert" w:date="2020-12-05T17:24:00Z">
            <w:rPr>
              <w:rFonts w:ascii="Cambria Math" w:hAnsi="Cambria Math" w:cs="Segoe UI"/>
            </w:rPr>
            <m:t>θx</m:t>
          </w:del>
        </m:r>
        <m:r>
          <w:del w:id="34" w:author="Robert" w:date="2020-12-05T17:24:00Z">
            <m:rPr>
              <m:sty m:val="p"/>
            </m:rPr>
            <w:rPr>
              <w:rFonts w:ascii="Cambria Math" w:hAnsi="Cambria Math" w:cs="Segoe UI" w:hint="eastAsia"/>
            </w:rPr>
            <m:t>┤</m:t>
          </w:del>
        </m:r>
        <m:r>
          <w:rPr>
            <w:rFonts w:ascii="Cambria Math" w:hAnsi="Cambria Math" w:cs="Segoe UI"/>
          </w:rPr>
          <m:t>)=</m:t>
        </m:r>
        <m:r>
          <w:del w:id="35" w:author="Robert" w:date="2020-12-05T17:24:00Z">
            <m:rPr>
              <m:sty m:val="p"/>
            </m:rPr>
            <w:rPr>
              <w:rFonts w:ascii="Cambria Math" w:hAnsi="Cambria Math" w:cs="Segoe UI" w:hint="eastAsia"/>
            </w:rPr>
            <m:t>∏</m:t>
          </w:del>
        </m:r>
        <m:r>
          <w:del w:id="36" w:author="Robert" w:date="2020-12-05T17:24:00Z">
            <w:rPr>
              <w:rFonts w:ascii="Cambria Math" w:hAnsi="Cambria Math" w:cs="Segoe UI"/>
            </w:rPr>
            <m:t>_</m:t>
          </w:del>
        </m:r>
        <m:r>
          <w:del w:id="37" w:author="Robert" w:date="2020-12-05T17:24:00Z">
            <m:rPr>
              <m:sty m:val="p"/>
            </m:rPr>
            <w:rPr>
              <w:rFonts w:ascii="Cambria Math" w:hAnsi="Cambria Math" w:cs="Segoe UI"/>
            </w:rPr>
            <m:t>{</m:t>
          </w:del>
        </m:r>
        <m:r>
          <w:del w:id="38" w:author="Robert" w:date="2020-12-05T17:24:00Z">
            <w:rPr>
              <w:rFonts w:ascii="Cambria Math" w:hAnsi="Cambria Math" w:cs="Segoe UI"/>
            </w:rPr>
            <m:t>i</m:t>
          </w:del>
        </m:r>
        <m:r>
          <w:del w:id="39" w:author="Robert" w:date="2020-12-05T17:24:00Z">
            <m:rPr>
              <m:sty m:val="p"/>
            </m:rPr>
            <w:rPr>
              <w:rFonts w:ascii="Cambria Math" w:hAnsi="Cambria Math" w:cs="Segoe UI"/>
            </w:rPr>
            <m:t> </m:t>
          </w:del>
        </m:r>
        <m:r>
          <w:del w:id="40" w:author="Robert" w:date="2020-12-05T17:24:00Z">
            <m:rPr>
              <m:sty m:val="p"/>
            </m:rPr>
            <w:rPr>
              <w:rFonts w:ascii="Cambria Math" w:hAnsi="Cambria Math" w:cs="Segoe UI" w:hint="eastAsia"/>
            </w:rPr>
            <m:t>├</m:t>
          </w:del>
        </m:r>
        <m:r>
          <w:del w:id="41" w:author="Robert" w:date="2020-12-05T17:24:00Z">
            <m:rPr>
              <m:sty m:val="p"/>
            </m:rPr>
            <w:rPr>
              <w:rFonts w:ascii="Cambria Math" w:hAnsi="Cambria Math" w:cs="Segoe UI"/>
            </w:rPr>
            <m:t>(</m:t>
          </w:del>
        </m:r>
        <m:r>
          <w:del w:id="42" w:author="Robert" w:date="2020-12-05T17:24:00Z">
            <w:rPr>
              <w:rFonts w:ascii="Cambria Math" w:hAnsi="Cambria Math" w:cs="Segoe UI"/>
            </w:rPr>
            <m:t>θ^T</m:t>
          </w:del>
        </m:r>
        <m:r>
          <w:del w:id="43" w:author="Robert" w:date="2020-12-05T17:24:00Z">
            <m:rPr>
              <m:sty m:val="p"/>
            </m:rPr>
            <w:rPr>
              <w:rFonts w:ascii="Cambria Math" w:hAnsi="Cambria Math" w:cs="Segoe UI"/>
            </w:rPr>
            <m:t>Φ</m:t>
          </w:del>
        </m:r>
        <m:r>
          <w:del w:id="44" w:author="Robert" w:date="2020-12-05T17:24:00Z">
            <m:rPr>
              <m:sty m:val="p"/>
            </m:rPr>
            <w:rPr>
              <w:rFonts w:ascii="Cambria Math" w:hAnsi="Cambria Math" w:cs="Segoe UI" w:hint="eastAsia"/>
            </w:rPr>
            <m:t>├</m:t>
          </w:del>
        </m:r>
        <m:r>
          <w:del w:id="45" w:author="Robert" w:date="2020-12-05T17:24:00Z">
            <m:rPr>
              <m:sty m:val="p"/>
            </m:rPr>
            <w:rPr>
              <w:rFonts w:ascii="Cambria Math" w:hAnsi="Cambria Math" w:cs="Segoe UI"/>
            </w:rPr>
            <m:t>(</m:t>
          </w:del>
        </m:r>
        <m:r>
          <w:del w:id="46" w:author="Robert" w:date="2020-12-05T17:24:00Z">
            <w:rPr>
              <w:rFonts w:ascii="Cambria Math" w:hAnsi="Cambria Math" w:cs="Segoe UI"/>
            </w:rPr>
            <m:t>x_i</m:t>
          </w:del>
        </m:r>
        <m:r>
          <w:del w:id="47" w:author="Robert" w:date="2020-12-05T17:24:00Z">
            <m:rPr>
              <m:sty m:val="p"/>
            </m:rPr>
            <w:rPr>
              <w:rFonts w:ascii="Cambria Math" w:hAnsi="Cambria Math" w:cs="Segoe UI" w:hint="eastAsia"/>
            </w:rPr>
            <m:t>┤</m:t>
          </w:del>
        </m:r>
        <m:r>
          <w:del w:id="48" w:author="Robert" w:date="2020-12-05T17:24:00Z">
            <w:rPr>
              <w:rFonts w:ascii="Cambria Math" w:hAnsi="Cambria Math" w:cs="Segoe UI"/>
            </w:rPr>
            <m:t>),α</m:t>
          </w:del>
        </m:r>
        <m:r>
          <w:del w:id="49" w:author="Robert" w:date="2020-12-05T17:24:00Z">
            <m:rPr>
              <m:sty m:val="p"/>
            </m:rPr>
            <w:rPr>
              <w:rFonts w:ascii="Cambria Math" w:hAnsi="Cambria Math" w:cs="Segoe UI" w:hint="eastAsia"/>
            </w:rPr>
            <m:t>┤</m:t>
          </w:del>
        </m:r>
        <m:r>
          <w:ins w:id="50" w:author="Robert" w:date="2020-12-05T17:24:00Z">
            <w:rPr>
              <w:rFonts w:ascii="Cambria Math" w:hAnsi="Cambria Math" w:cs="Segoe UI"/>
            </w:rPr>
            <m:t xml:space="preserve"> </m:t>
          </w:ins>
        </m:r>
        <m:nary>
          <m:naryPr>
            <m:chr m:val="∏"/>
            <m:limLoc m:val="undOvr"/>
            <m:subHide m:val="1"/>
            <m:supHide m:val="1"/>
            <m:ctrlPr>
              <w:ins w:author="Robert" w:date="2020-12-05T17:26:00Z" w:id="51">
                <w:rPr>
                  <w:rFonts w:ascii="Cambria Math" w:hAnsi="Cambria Math" w:cs="Segoe UI"/>
                  <w:i/>
                </w:rPr>
              </w:ins>
            </m:ctrlPr>
          </m:naryPr>
          <m:sub/>
          <m:sup/>
          <m:e>
            <m:r>
              <w:ins w:id="52" w:author="Robert" w:date="2020-12-05T17:26:00Z">
                <w:rPr>
                  <w:rFonts w:ascii="Cambria Math" w:hAnsi="Cambria Math" w:cs="Segoe UI"/>
                </w:rPr>
                <m:t xml:space="preserve">N(θ^T </m:t>
              </w:ins>
            </m:r>
            <m:r>
              <w:ins w:id="53" w:author="Robert" w:date="2020-12-05T17:26:00Z">
                <m:rPr>
                  <m:sty m:val="p"/>
                </m:rPr>
                <w:rPr>
                  <w:rFonts w:ascii="Cambria Math" w:hAnsi="Cambria Math" w:cs="Segoe UI"/>
                </w:rPr>
                <m:t>Φ</m:t>
              </w:ins>
            </m:r>
            <m:r>
              <w:ins w:id="54" w:author="Robert" w:date="2020-12-05T17:26:00Z">
                <w:rPr>
                  <w:rFonts w:ascii="Cambria Math" w:hAnsi="Cambria Math" w:cs="Segoe UI"/>
                </w:rPr>
                <m:t>(x),   α</m:t>
              </w:ins>
            </m:r>
            <m:r>
              <w:ins w:id="55" w:author="Robert" w:date="2020-12-05T17:26:00Z">
                <m:rPr>
                  <m:sty m:val="p"/>
                </m:rPr>
                <w:rPr>
                  <w:rFonts w:ascii="Cambria Math" w:hAnsi="Cambria Math" w:cs="Segoe UI"/>
                </w:rPr>
                <m:t>)</m:t>
              </w:ins>
            </m:r>
          </m:e>
        </m:nary>
        <m:r>
          <w:ins w:id="56" w:author="Robert" w:date="2020-12-05T17:25:00Z">
            <w:rPr>
              <w:rFonts w:ascii="Cambria Math" w:hAnsi="Cambria Math" w:cs="Segoe UI"/>
            </w:rPr>
            <m:t xml:space="preserve"> </m:t>
          </w:ins>
        </m:r>
        <m:r>
          <w:del w:id="57" w:author="Robert" w:date="2020-12-05T17:26:00Z">
            <m:rPr>
              <m:sty m:val="p"/>
            </m:rPr>
            <w:rPr>
              <w:rFonts w:ascii="Cambria Math" w:hAnsi="Cambria Math" w:cs="Segoe UI"/>
            </w:rPr>
            <m:t>θΦα</m:t>
          </w:del>
        </m:r>
        <m:r>
          <w:del w:id="58" w:author="Robert" w:date="2020-12-05T17:24:00Z">
            <w:rPr>
              <w:rFonts w:ascii="Cambria Math" w:hAnsi="Cambria Math" w:cs="Segoe UI"/>
            </w:rPr>
            <m:t>)</m:t>
          </w:del>
        </m:r>
      </m:oMath>
      <w:commentRangeStart w:id="59"/>
      <w:commentRangeStart w:id="60"/>
      <w:commentRangeEnd w:id="59"/>
      <w:r w:rsidR="001554F5">
        <w:rPr>
          <w:rStyle w:val="CommentReference"/>
        </w:rPr>
        <w:commentReference w:id="59"/>
      </w:r>
      <w:commentRangeEnd w:id="60"/>
      <w:r w:rsidR="001554F5">
        <w:rPr>
          <w:rStyle w:val="CommentReference"/>
        </w:rPr>
        <w:commentReference w:id="60"/>
      </w:r>
    </w:p>
    <w:p w:rsidR="65AD24C8" w:rsidP="149EB593" w:rsidRDefault="610B7ADD" w14:paraId="2AE909D8" w14:textId="7E774C6C">
      <w:pPr>
        <w:ind w:firstLine="720"/>
      </w:pPr>
      <w:r>
        <w:t>and expand this.... gets messy</w:t>
      </w:r>
      <w:ins w:author="Robert" w:date="2020-12-05T17:27:00Z" w:id="61">
        <w:r w:rsidR="588954A8">
          <w:t xml:space="preserve"> </w:t>
        </w:r>
        <w:commentRangeStart w:id="62"/>
        <w:commentRangeStart w:id="63"/>
        <w:r w:rsidR="588954A8">
          <w:t>(do we need to?</w:t>
        </w:r>
      </w:ins>
      <w:r w:rsidR="07872C73">
        <w:t xml:space="preserve"> now that's a fantastic question</w:t>
      </w:r>
      <w:ins w:author="Robert" w:date="2020-12-05T17:27:00Z" w:id="64">
        <w:r w:rsidR="588954A8">
          <w:t>)</w:t>
        </w:r>
      </w:ins>
      <w:r w:rsidR="70C4F8A4">
        <w:t xml:space="preserve"> </w:t>
      </w:r>
      <w:commentRangeEnd w:id="62"/>
      <w:r w:rsidR="581F4273">
        <w:rPr>
          <w:rStyle w:val="CommentReference"/>
        </w:rPr>
        <w:commentReference w:id="62"/>
      </w:r>
      <w:commentRangeEnd w:id="63"/>
      <w:r w:rsidR="581F4273">
        <w:rPr>
          <w:rStyle w:val="CommentReference"/>
        </w:rPr>
        <w:commentReference w:id="63"/>
      </w:r>
    </w:p>
    <w:p w:rsidRPr="00E241D1" w:rsidR="00E241D1" w:rsidP="40F6F4FF" w:rsidRDefault="41804E63" w14:paraId="36644318" w14:textId="030C467B">
      <w:pPr>
        <w:pStyle w:val="ListParagraph"/>
        <w:numPr>
          <w:ilvl w:val="0"/>
          <w:numId w:val="3"/>
        </w:numPr>
        <w:rPr>
          <w:rFonts w:asciiTheme="minorEastAsia" w:hAnsiTheme="minorEastAsia" w:cstheme="minorEastAsia"/>
        </w:rPr>
      </w:pPr>
      <w:r>
        <w:t xml:space="preserve">Differentiate above </w:t>
      </w:r>
      <w:proofErr w:type="spellStart"/>
      <w:r>
        <w:t>wrt</w:t>
      </w:r>
      <w:proofErr w:type="spellEnd"/>
      <w:r>
        <w:t xml:space="preserve"> alpha and = 0. Probably should check second derivative also</w:t>
      </w:r>
      <w:r>
        <w:br/>
      </w:r>
      <w:r w:rsidR="08437554">
        <w:t>is it</w:t>
      </w:r>
      <w:r w:rsidR="32F7B677">
        <w:t>:</w:t>
      </w:r>
      <w:r>
        <w:br/>
      </w:r>
      <w:r w:rsidR="114FADD4">
        <w:t xml:space="preserve">                         </w:t>
      </w:r>
      <w:r w:rsidR="08437554">
        <w:t xml:space="preserve">alpha = (y – </w:t>
      </w:r>
      <w:proofErr w:type="spellStart"/>
      <w:r w:rsidR="08437554">
        <w:t>theta^T</w:t>
      </w:r>
      <w:proofErr w:type="spellEnd"/>
      <w:r w:rsidR="08437554">
        <w:t xml:space="preserve"> * phi(x))^T * (y – </w:t>
      </w:r>
      <w:proofErr w:type="spellStart"/>
      <w:r w:rsidR="08437554">
        <w:t>theta^T</w:t>
      </w:r>
      <w:proofErr w:type="spellEnd"/>
      <w:r w:rsidR="08437554">
        <w:t xml:space="preserve"> * phi(</w:t>
      </w:r>
      <w:commentRangeStart w:id="65"/>
      <w:r w:rsidR="08437554">
        <w:t>x</w:t>
      </w:r>
      <w:commentRangeEnd w:id="65"/>
      <w:r w:rsidR="00A050AF">
        <w:rPr>
          <w:rStyle w:val="CommentReference"/>
        </w:rPr>
        <w:commentReference w:id="65"/>
      </w:r>
      <w:r w:rsidR="08437554">
        <w:t>))</w:t>
      </w:r>
    </w:p>
    <w:p w:rsidR="1C3671DF" w:rsidP="005559D0" w:rsidRDefault="1C3671DF" w14:paraId="3F6988DA" w14:textId="5CDEF156">
      <w:pPr>
        <w:ind w:left="360"/>
        <w:rPr>
          <w:rFonts w:asciiTheme="minorEastAsia" w:hAnsiTheme="minorEastAsia" w:cstheme="minorEastAsia"/>
        </w:rPr>
      </w:pPr>
      <w:r>
        <w:br/>
      </w:r>
      <m:oMathPara>
        <m:oMath>
          <m:r>
            <w:rPr>
              <w:rFonts w:ascii="Cambria Math" w:hAnsi="Cambria Math"/>
            </w:rPr>
            <m:t xml:space="preserve">α=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  <w:i/>
            </w:rPr>
            <w:sym w:font="Symbol" w:char="F0E5"/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w:softHyphen/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Pr="00F1033D" w:rsidR="695D858F" w:rsidP="0055312E" w:rsidRDefault="695D858F" w14:paraId="51E1060E" w14:textId="49FEEB95">
      <w:pPr>
        <w:pStyle w:val="ListParagraph"/>
        <w:numPr>
          <w:ilvl w:val="0"/>
          <w:numId w:val="3"/>
        </w:numPr>
        <w:rPr>
          <w:rFonts w:asciiTheme="minorEastAsia" w:hAnsiTheme="minorEastAsia" w:cstheme="minorEastAsia"/>
        </w:rPr>
      </w:pPr>
      <w:r w:rsidRPr="149EB593">
        <w:t>Each basis function will be a (</w:t>
      </w:r>
      <w:proofErr w:type="spellStart"/>
      <w:r w:rsidRPr="149EB593">
        <w:t>unnormalised</w:t>
      </w:r>
      <w:proofErr w:type="spellEnd"/>
      <w:r w:rsidRPr="149EB593">
        <w:t>) gaussian, so</w:t>
      </w:r>
      <w:r w:rsidRPr="149EB593" w:rsidR="36F361EA">
        <w:t xml:space="preserve"> either we have exactly as many points as </w:t>
      </w:r>
      <w:proofErr w:type="spellStart"/>
      <w:r w:rsidRPr="149EB593" w:rsidR="36F361EA">
        <w:t>basis</w:t>
      </w:r>
      <w:proofErr w:type="spellEnd"/>
      <w:r w:rsidRPr="149EB593" w:rsidR="36F361EA">
        <w:t xml:space="preserve"> functions</w:t>
      </w:r>
      <w:r w:rsidRPr="149EB593" w:rsidR="46F1A066">
        <w:t xml:space="preserve"> (</w:t>
      </w:r>
      <w:r w:rsidRPr="149EB593" w:rsidR="36F361EA">
        <w:t xml:space="preserve">then we get </w:t>
      </w:r>
      <w:r w:rsidRPr="149EB593" w:rsidR="1AA8F802">
        <w:t>overfitting,</w:t>
      </w:r>
      <w:r w:rsidRPr="149EB593" w:rsidR="36F361EA">
        <w:t xml:space="preserve"> but </w:t>
      </w:r>
      <m:oMath>
        <m:r>
          <w:rPr>
            <w:rFonts w:ascii="Cambria Math" w:hAnsi="Cambria Math"/>
          </w:rPr>
          <m:t>l</m:t>
        </m:r>
      </m:oMath>
      <w:r w:rsidRPr="149EB593" w:rsidR="36F361EA">
        <w:t xml:space="preserve"> doesn’t really matter</w:t>
      </w:r>
      <w:r w:rsidRPr="149EB593" w:rsidR="0904E240">
        <w:t>)</w:t>
      </w:r>
      <w:r w:rsidRPr="149EB593" w:rsidR="36F361EA">
        <w:t>.</w:t>
      </w:r>
      <w:r w:rsidRPr="149EB593" w:rsidR="761C793D">
        <w:t xml:space="preserve"> </w:t>
      </w:r>
      <w:r w:rsidRPr="149EB593" w:rsidR="36F361EA">
        <w:t xml:space="preserve">Or we have less points, </w:t>
      </w:r>
      <w:r w:rsidRPr="149EB593" w:rsidR="7598471B">
        <w:t xml:space="preserve">in which case the length scale needs to </w:t>
      </w:r>
      <w:r w:rsidRPr="149EB593" w:rsidR="5666C9B1">
        <w:t xml:space="preserve">related </w:t>
      </w:r>
      <w:r w:rsidRPr="149EB593" w:rsidR="71A9675F">
        <w:t xml:space="preserve">to </w:t>
      </w:r>
      <w:r w:rsidRPr="149EB593" w:rsidR="2F88A8AA">
        <w:t>(</w:t>
      </w:r>
      <w:r w:rsidRPr="149EB593" w:rsidR="71A9675F">
        <w:t>some of</w:t>
      </w:r>
      <w:r w:rsidRPr="149EB593" w:rsidR="6F727467">
        <w:t>)</w:t>
      </w:r>
      <w:r w:rsidRPr="149EB593" w:rsidR="7598471B">
        <w:t xml:space="preserve"> the distances between points. </w:t>
      </w:r>
      <w:r w:rsidRPr="149EB593" w:rsidR="3A1F2AF2">
        <w:t>Some, as t</w:t>
      </w:r>
      <w:r w:rsidRPr="149EB593" w:rsidR="7598471B">
        <w:t>hey can be very spread out</w:t>
      </w:r>
      <w:r w:rsidRPr="149EB593" w:rsidR="45C0E256">
        <w:t xml:space="preserve"> </w:t>
      </w:r>
      <w:r w:rsidRPr="149EB593" w:rsidR="1373D053">
        <w:t>altogether</w:t>
      </w:r>
      <w:r w:rsidRPr="149EB593" w:rsidR="7598471B">
        <w:t xml:space="preserve">, but as long as there are at least clusters of points </w:t>
      </w:r>
      <w:r w:rsidRPr="149EB593" w:rsidR="3BEA47A0">
        <w:t>which are together, these can be modelled by one gaussian.</w:t>
      </w:r>
      <w:r w:rsidRPr="149EB593" w:rsidR="6A45C4CC">
        <w:t xml:space="preserve"> </w:t>
      </w:r>
      <w:r w:rsidRPr="149EB593" w:rsidR="590D60B0">
        <w:t>If this is not the case</w:t>
      </w:r>
      <w:r w:rsidRPr="149EB593" w:rsidR="0AA6A22E">
        <w:t xml:space="preserve">: overfitting occurs. </w:t>
      </w:r>
    </w:p>
    <w:p w:rsidR="6A45C4CC" w:rsidP="07398EB9" w:rsidRDefault="6A45C4CC" w14:paraId="71297D3C" w14:textId="391B0A4E">
      <w:pPr>
        <w:ind w:left="720"/>
      </w:pPr>
      <w:r w:rsidRPr="07398EB9">
        <w:t>Limiting case is spikes of points</w:t>
      </w:r>
      <w:r w:rsidRPr="07398EB9" w:rsidR="55E1320B">
        <w:t xml:space="preserve"> (v. thin gaussians)</w:t>
      </w:r>
      <w:r w:rsidRPr="07398EB9">
        <w:t xml:space="preserve">, which get very large </w:t>
      </w:r>
      <w:r w:rsidRPr="07398EB9" w:rsidR="56016395">
        <w:t>i</w:t>
      </w:r>
      <w:r w:rsidRPr="07398EB9">
        <w:t xml:space="preserve">f they want </w:t>
      </w:r>
      <w:r w:rsidRPr="07398EB9" w:rsidR="26AA6D69">
        <w:t>to match</w:t>
      </w:r>
      <w:r w:rsidRPr="07398EB9" w:rsidR="595831F1">
        <w:t xml:space="preserve"> up to multiple points.</w:t>
      </w:r>
    </w:p>
    <w:p w:rsidR="07CD15ED" w:rsidP="07398EB9" w:rsidRDefault="62471C47" w14:paraId="0DCBD0FC" w14:textId="222EE48B">
      <w:pPr>
        <w:ind w:left="720"/>
      </w:pPr>
      <w:r w:rsidRPr="149EB593">
        <w:t>Alternative (not sure if correct!):</w:t>
      </w:r>
    </w:p>
    <w:p w:rsidR="4ED89ED7" w:rsidP="07398EB9" w:rsidRDefault="24BCDDA7" w14:paraId="46B06947" w14:textId="302C20E6">
      <w:pPr>
        <w:ind w:left="720"/>
      </w:pPr>
      <w:commentRangeStart w:id="66"/>
      <w:r>
        <w:rPr>
          <w:noProof/>
        </w:rPr>
        <w:drawing>
          <wp:inline distT="0" distB="0" distL="0" distR="0" wp14:anchorId="3060B81A" wp14:editId="431A8EC0">
            <wp:extent cx="6343220" cy="2960169"/>
            <wp:effectExtent l="0" t="0" r="0" b="0"/>
            <wp:docPr id="1316235246" name="Picture 1316235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623524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220" cy="296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6"/>
      <w:r>
        <w:rPr>
          <w:rStyle w:val="CommentReference"/>
        </w:rPr>
        <w:commentReference w:id="66"/>
      </w:r>
    </w:p>
    <w:p w:rsidR="44A8CDEF" w:rsidP="40F6F4FF" w:rsidRDefault="7E851277" w14:paraId="25AE0EEE" w14:textId="7F15E3BB">
      <w:pPr>
        <w:pStyle w:val="ListParagraph"/>
        <w:numPr>
          <w:ilvl w:val="0"/>
          <w:numId w:val="3"/>
        </w:numPr>
        <w:rPr>
          <w:rFonts w:asciiTheme="minorEastAsia" w:hAnsiTheme="minorEastAsia" w:cstheme="minorEastAsia"/>
        </w:rPr>
      </w:pPr>
      <w:r w:rsidRPr="149EB593">
        <w:t xml:space="preserve">First </w:t>
      </w:r>
      <w:commentRangeStart w:id="67"/>
      <w:commentRangeStart w:id="68"/>
      <w:commentRangeStart w:id="69"/>
      <w:commentRangeStart w:id="70"/>
      <w:commentRangeStart w:id="71"/>
      <w:r w:rsidRPr="149EB593" w:rsidR="2F744BB0">
        <w:t>eigen decomposition</w:t>
      </w:r>
      <w:commentRangeEnd w:id="67"/>
      <w:r w:rsidR="44A8CDEF">
        <w:rPr>
          <w:rStyle w:val="CommentReference"/>
        </w:rPr>
        <w:commentReference w:id="67"/>
      </w:r>
      <w:commentRangeEnd w:id="68"/>
      <w:r w:rsidR="44A8CDEF">
        <w:rPr>
          <w:rStyle w:val="CommentReference"/>
        </w:rPr>
        <w:commentReference w:id="68"/>
      </w:r>
      <w:commentRangeEnd w:id="69"/>
      <w:r w:rsidR="44A8CDEF">
        <w:rPr>
          <w:rStyle w:val="CommentReference"/>
        </w:rPr>
        <w:commentReference w:id="69"/>
      </w:r>
      <w:commentRangeEnd w:id="70"/>
      <w:r>
        <w:rPr>
          <w:rStyle w:val="CommentReference"/>
        </w:rPr>
        <w:commentReference w:id="70"/>
      </w:r>
      <w:commentRangeEnd w:id="71"/>
      <w:r>
        <w:rPr>
          <w:rStyle w:val="CommentReference"/>
        </w:rPr>
        <w:commentReference w:id="71"/>
      </w:r>
      <w:r w:rsidRPr="149EB593">
        <w:t xml:space="preserve">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=V</m:t>
        </m:r>
        <m:r>
          <m:rPr>
            <m:sty m:val="p"/>
          </m:rPr>
          <w:rPr>
            <w:rFonts w:ascii="Cambria Math" w:hAnsi="Cambria Math"/>
          </w:rPr>
          <m:t>Λ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149EB593">
        <w:t>.</w:t>
      </w:r>
      <w:r w:rsidRPr="149EB593" w:rsidR="6AC1032D">
        <w:t xml:space="preserve"> </w:t>
      </w:r>
    </w:p>
    <w:p w:rsidR="4FF094AF" w:rsidP="370F73AA" w:rsidRDefault="4FF094AF" w14:paraId="0DAE1663" w14:textId="640FC42E">
      <w:pPr>
        <w:ind w:left="720"/>
      </w:pPr>
      <w:r w:rsidRPr="370F73AA">
        <w:t xml:space="preserve">Then generate </w:t>
      </w:r>
      <w:r w:rsidRPr="370F73AA" w:rsidR="18367804">
        <w:t xml:space="preserve">vector </w:t>
      </w:r>
      <w:r w:rsidRPr="370F73AA">
        <w:t>sample</w:t>
      </w:r>
      <w:r w:rsidRPr="370F73AA" w:rsidR="100E865F">
        <w:t xml:space="preserve"> </w:t>
      </w:r>
      <m:oMath>
        <m:r>
          <w:rPr>
            <w:rFonts w:ascii="Cambria Math" w:hAnsi="Cambria Math"/>
          </w:rPr>
          <m:t>x</m:t>
        </m:r>
      </m:oMath>
      <w:r w:rsidRPr="370F73AA">
        <w:t xml:space="preserve"> from MV standard normal, put this into </w:t>
      </w:r>
      <m:oMath>
        <m:r>
          <w:rPr>
            <w:rFonts w:ascii="Cambria Math" w:hAnsi="Cambria Math"/>
          </w:rPr>
          <m:t>V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  <m:ctrlPr>
              <w:rPr>
                <w:rFonts w:ascii="Cambria Math" w:hAnsi="Cambria Math"/>
              </w:rPr>
            </m:ctrlPr>
          </m:e>
          <m:sup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</m:sup>
        </m:sSup>
        <m:r>
          <w:rPr>
            <w:rFonts w:ascii="Cambria Math" w:hAnsi="Cambria Math"/>
          </w:rPr>
          <m:t>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370F73AA" w:rsidR="4B012B39">
        <w:t xml:space="preserve">. </w:t>
      </w:r>
    </w:p>
    <w:p w:rsidR="4B012B39" w:rsidP="370F73AA" w:rsidRDefault="4B012B39" w14:paraId="000DA2FA" w14:textId="64E4DEF7">
      <w:pPr>
        <w:ind w:left="720"/>
      </w:pPr>
      <w:r w:rsidRPr="370F73AA">
        <w:t xml:space="preserve">The output vector will have the expectation and </w:t>
      </w:r>
      <w:proofErr w:type="spellStart"/>
      <w:r w:rsidRPr="370F73AA">
        <w:t>s.d.</w:t>
      </w:r>
      <w:proofErr w:type="spellEnd"/>
      <w:r w:rsidRPr="370F73AA">
        <w:t xml:space="preserve"> as required (Can be checked using standard results from lectures).</w:t>
      </w:r>
    </w:p>
    <w:p w:rsidR="038F9729" w:rsidP="40F6F4FF" w:rsidRDefault="0F82CB67" w14:paraId="1FE8CF99" w14:textId="7610F111">
      <w:pPr>
        <w:pStyle w:val="ListParagraph"/>
        <w:numPr>
          <w:ilvl w:val="0"/>
          <w:numId w:val="3"/>
        </w:numPr>
        <w:rPr>
          <w:rFonts w:asciiTheme="minorEastAsia" w:hAnsiTheme="minorEastAsia" w:cstheme="minorEastAsia"/>
        </w:rPr>
      </w:pPr>
      <w:r w:rsidR="2366640D">
        <w:rPr/>
        <w:t>(We only touched on predictive distribution very briefly once, so this question might not apply anymore????)</w:t>
      </w:r>
    </w:p>
    <w:p w:rsidR="4587E65B" w:rsidP="19D262E3" w:rsidRDefault="0DE519F5" w14:paraId="255D0FD6" w14:textId="690C1EC9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</w:pPr>
      <w:r w:rsidR="09B124CA">
        <w:rPr/>
        <w:t>]</w:t>
      </w:r>
    </w:p>
    <w:p w:rsidR="4587E65B" w:rsidP="19D262E3" w:rsidRDefault="0DE519F5" w14:paraId="36207E0F" w14:textId="28C863DC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</w:pPr>
      <w:r w:rsidR="3652C2E4">
        <w:drawing>
          <wp:inline wp14:editId="40E686AE" wp14:anchorId="21A199CB">
            <wp:extent cx="5478162" cy="3811888"/>
            <wp:effectExtent l="0" t="0" r="0" b="0"/>
            <wp:docPr id="1314547988" name="Picture 131454798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14547988"/>
                    <pic:cNvPicPr/>
                  </pic:nvPicPr>
                  <pic:blipFill>
                    <a:blip r:embed="R9b6dc576cf0b43d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78162" cy="381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8DB" w:rsidP="07398EB9" w:rsidRDefault="000318DB" w14:paraId="5C2D3962" w14:textId="1B6BA617">
      <w:r w:rsidRPr="07398EB9">
        <w:t>3)</w:t>
      </w:r>
      <w:r w:rsidRPr="07398EB9" w:rsidR="6D778FD6">
        <w:t xml:space="preserve"> a)</w:t>
      </w:r>
      <w:r w:rsidRPr="07398EB9" w:rsidR="372B1BF9">
        <w:t xml:space="preserve"> Exact repeat of 2018-2019 Q4</w:t>
      </w:r>
    </w:p>
    <w:p w:rsidR="370F73AA" w:rsidP="07398EB9" w:rsidRDefault="372B1BF9" w14:paraId="5A41EEB3" w14:textId="40D76793">
      <w:pPr>
        <w:pStyle w:val="ListParagraph"/>
        <w:numPr>
          <w:ilvl w:val="0"/>
          <w:numId w:val="1"/>
        </w:numPr>
        <w:rPr>
          <w:rFonts w:asciiTheme="minorEastAsia" w:hAnsiTheme="minorEastAsia" w:cstheme="minorEastAsia"/>
        </w:rPr>
      </w:pPr>
      <w:r w:rsidRPr="07398EB9">
        <w:rPr>
          <w:rFonts w:asciiTheme="minorEastAsia" w:hAnsiTheme="minorEastAsia" w:cstheme="minorEastAsia"/>
        </w:rPr>
        <w:t>See 2018-2019 Q4i)</w:t>
      </w:r>
    </w:p>
    <w:p w:rsidR="372B1BF9" w:rsidP="07398EB9" w:rsidRDefault="372B1BF9" w14:paraId="40F4659A" w14:textId="7E7F3673">
      <w:pPr>
        <w:pStyle w:val="ListParagraph"/>
        <w:numPr>
          <w:ilvl w:val="0"/>
          <w:numId w:val="1"/>
        </w:numPr>
        <w:rPr>
          <w:rFonts w:asciiTheme="minorEastAsia" w:hAnsiTheme="minorEastAsia" w:cstheme="minorEastAsia"/>
        </w:rPr>
      </w:pPr>
      <w:r w:rsidRPr="07398EB9">
        <w:t>See 2018-2019 Q4 ii)</w:t>
      </w:r>
    </w:p>
    <w:p w:rsidR="6D778FD6" w:rsidP="07398EB9" w:rsidRDefault="372B1BF9" w14:paraId="53966A8B" w14:textId="6940B55C">
      <w:r w:rsidRPr="07398EB9">
        <w:t xml:space="preserve">    </w:t>
      </w:r>
      <w:r w:rsidRPr="07398EB9" w:rsidR="6D778FD6">
        <w:t>b)</w:t>
      </w:r>
      <w:r w:rsidRPr="07398EB9" w:rsidR="31EA2928">
        <w:t xml:space="preserve"> </w:t>
      </w:r>
      <w:commentRangeStart w:id="72"/>
      <w:commentRangeStart w:id="73"/>
      <w:commentRangeStart w:id="74"/>
      <w:r w:rsidRPr="07398EB9" w:rsidR="31EA2928">
        <w:t>tutorial q</w:t>
      </w:r>
      <w:commentRangeEnd w:id="72"/>
      <w:r>
        <w:rPr>
          <w:rStyle w:val="CommentReference"/>
        </w:rPr>
        <w:commentReference w:id="72"/>
      </w:r>
      <w:commentRangeEnd w:id="73"/>
      <w:r>
        <w:rPr>
          <w:rStyle w:val="CommentReference"/>
        </w:rPr>
        <w:commentReference w:id="73"/>
      </w:r>
      <w:commentRangeEnd w:id="74"/>
      <w:r w:rsidR="00984785">
        <w:rPr>
          <w:rStyle w:val="CommentReference"/>
        </w:rPr>
        <w:commentReference w:id="74"/>
      </w:r>
    </w:p>
    <w:p w:rsidRPr="00BC38A1" w:rsidR="000318DB" w:rsidP="7A93B300" w:rsidRDefault="13AFB808" w14:paraId="0FD9C7E8" w14:textId="515B340E">
      <w:r w:rsidRPr="7A93B300">
        <w:t>4)</w:t>
      </w:r>
      <w:r w:rsidRPr="7A93B300" w:rsidR="2469F895">
        <w:t xml:space="preserve"> a)</w:t>
      </w:r>
      <w:r w:rsidRPr="7A93B300" w:rsidR="61E7B485">
        <w:t xml:space="preserve"> </w:t>
      </w:r>
    </w:p>
    <w:p w:rsidR="1714B01A" w:rsidP="7A93B300" w:rsidRDefault="66110810" w14:paraId="1D6F3B1B" w14:textId="63728607">
      <w:r w:rsidRPr="149EB593">
        <w:t xml:space="preserve">this is from 2018-19, but </w:t>
      </w:r>
      <w:proofErr w:type="spellStart"/>
      <w:r w:rsidRPr="149EB593">
        <w:t>its</w:t>
      </w:r>
      <w:proofErr w:type="spellEnd"/>
      <w:r w:rsidRPr="149EB593">
        <w:t xml:space="preserve"> using a kernel, so just ignore that here (TODO: write up solutions without kernel here)</w:t>
      </w:r>
    </w:p>
    <w:p w:rsidR="1714B01A" w:rsidP="7A93B300" w:rsidRDefault="70D721A2" w14:paraId="0BDF3772" w14:textId="703F418C">
      <w:commentRangeStart w:id="75"/>
      <w:commentRangeStart w:id="76"/>
      <w:r>
        <w:rPr>
          <w:noProof/>
        </w:rPr>
        <w:drawing>
          <wp:inline distT="0" distB="0" distL="0" distR="0" wp14:anchorId="269EB124" wp14:editId="52C1FDBA">
            <wp:extent cx="5686425" cy="6877052"/>
            <wp:effectExtent l="0" t="0" r="0" b="0"/>
            <wp:docPr id="938250610" name="Picture 938250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82506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87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5"/>
      <w:r>
        <w:rPr>
          <w:rStyle w:val="CommentReference"/>
        </w:rPr>
        <w:commentReference w:id="75"/>
      </w:r>
      <w:commentRangeEnd w:id="76"/>
      <w:r>
        <w:rPr>
          <w:rStyle w:val="CommentReference"/>
        </w:rPr>
        <w:commentReference w:id="76"/>
      </w:r>
    </w:p>
    <w:p w:rsidR="15B1636D" w:rsidP="370F73AA" w:rsidRDefault="1D427D11" w14:paraId="4EBCAABC" w14:textId="420F862B">
      <w:r w:rsidRPr="7A93B300">
        <w:t>b)</w:t>
      </w:r>
    </w:p>
    <w:p w:rsidR="3C12A4D6" w:rsidP="7A93B300" w:rsidRDefault="13C221C5" w14:paraId="3E14C381" w14:textId="7C89B34B">
      <w:r>
        <w:rPr>
          <w:noProof/>
        </w:rPr>
        <w:drawing>
          <wp:inline distT="0" distB="0" distL="0" distR="0" wp14:anchorId="351EE8EE" wp14:editId="6605055E">
            <wp:extent cx="5208510" cy="6038848"/>
            <wp:effectExtent l="0" t="0" r="0" b="0"/>
            <wp:docPr id="79820930" name="Picture 79820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209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510" cy="603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6616A9" w:rsidP="07398EB9" w:rsidRDefault="2D6616A9" w14:paraId="6EF40C9E" w14:textId="2B382BD9">
      <w:r w:rsidRPr="07398EB9">
        <w:t xml:space="preserve">Idk what to do when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7398EB9">
        <w:t xml:space="preserve"> is singular though???????????</w:t>
      </w:r>
      <w:r w:rsidRPr="07398EB9" w:rsidR="00530E70">
        <w:t xml:space="preserve"> (This gets asked every year so may be important)</w:t>
      </w:r>
    </w:p>
    <w:p w:rsidR="7414F1AB" w:rsidP="07398EB9" w:rsidRDefault="7A147363" w14:paraId="18C085B7" w14:textId="5E269CA2">
      <w:r>
        <w:t xml:space="preserve">Choose kernel </w:t>
      </w:r>
      <w:r w:rsidR="5E1A1A66">
        <w:t xml:space="preserve">to be </w:t>
      </w:r>
      <w:proofErr w:type="spellStart"/>
      <w:r w:rsidR="5E1A1A66">
        <w:t>x_i^TSt</w:t>
      </w:r>
      <w:proofErr w:type="spellEnd"/>
      <w:r w:rsidR="5E1A1A66">
        <w:t>^(-1)</w:t>
      </w:r>
      <w:proofErr w:type="spellStart"/>
      <w:r w:rsidR="5E1A1A66">
        <w:t>x_j</w:t>
      </w:r>
      <w:proofErr w:type="spellEnd"/>
      <w:r>
        <w:t xml:space="preserve"> and let a = UQ </w:t>
      </w:r>
      <w:proofErr w:type="spellStart"/>
      <w:r w:rsidR="0B09D99E">
        <w:t>s.t.</w:t>
      </w:r>
      <w:proofErr w:type="spellEnd"/>
      <w:r>
        <w:t xml:space="preserve"> </w:t>
      </w:r>
      <w:proofErr w:type="spellStart"/>
      <w:r>
        <w:t>UStU^T</w:t>
      </w:r>
      <w:proofErr w:type="spellEnd"/>
      <w:r>
        <w:t xml:space="preserve"> = I. </w:t>
      </w:r>
      <w:r w:rsidR="1C8FC574">
        <w:t xml:space="preserve">When you expand the quadratic term, St^-1 will be cancelled. </w:t>
      </w:r>
      <w:r>
        <w:t>See my answer for 2018-2019</w:t>
      </w:r>
      <w:r w:rsidR="0CB9C8FA">
        <w:t>.</w:t>
      </w:r>
    </w:p>
    <w:sectPr w:rsidR="7414F1AB">
      <w:headerReference w:type="default" r:id="rId21"/>
      <w:footerReference w:type="default" r:id="rId22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PB" w:author="Parker-Jervis, Clovis B" w:date="2020-12-02T04:12:00Z" w:id="0">
    <w:p w:rsidR="3539C948" w:rsidRDefault="3539C948" w14:paraId="643E2E7C" w14:textId="1A38EE5D">
      <w:r>
        <w:t>Var should be A \Sigma A^{T} + Q</w:t>
      </w:r>
      <w:r>
        <w:annotationRef/>
      </w:r>
      <w:r>
        <w:rPr>
          <w:rStyle w:val="CommentReference"/>
        </w:rPr>
        <w:annotationRef/>
      </w:r>
    </w:p>
  </w:comment>
  <w:comment w:initials="RJ" w:author="Robert" w:date="2020-12-02T04:16:00Z" w:id="1">
    <w:p w:rsidR="005A30A8" w:rsidRDefault="005A30A8" w14:paraId="6509CAAF" w14:textId="67917ECB">
      <w:pPr>
        <w:pStyle w:val="CommentText"/>
      </w:pPr>
      <w:r>
        <w:rPr>
          <w:rStyle w:val="CommentReference"/>
        </w:rPr>
        <w:annotationRef/>
      </w:r>
      <w:r>
        <w:t>Like this?</w:t>
      </w:r>
      <w:r>
        <w:rPr>
          <w:rStyle w:val="CommentReference"/>
        </w:rPr>
        <w:annotationRef/>
      </w:r>
    </w:p>
  </w:comment>
  <w:comment w:initials="RJ" w:author="Robert" w:date="2020-12-02T04:16:00Z" w:id="2">
    <w:p w:rsidR="005A30A8" w:rsidRDefault="005A30A8" w14:paraId="53BA2C07" w14:textId="2837F32B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PB" w:author="Parker-Jervis, Clovis B" w:date="2020-12-02T04:17:00Z" w:id="3">
    <w:p w:rsidR="30DC70DE" w:rsidRDefault="30DC70DE" w14:paraId="50708103" w14:textId="37013A00">
      <w:pPr>
        <w:pStyle w:val="CommentText"/>
      </w:pPr>
      <w:r>
        <w:t>yep</w:t>
      </w:r>
      <w:r>
        <w:rPr>
          <w:rStyle w:val="CommentReference"/>
        </w:rPr>
        <w:annotationRef/>
      </w:r>
    </w:p>
  </w:comment>
  <w:comment w:initials="SO" w:author="Sharif, Omar" w:date="2021-12-12T09:23:00Z" w:id="4">
    <w:p w:rsidR="6E5E57EA" w:rsidRDefault="6E5E57EA" w14:paraId="40308FF6" w14:textId="49ADBBB8">
      <w:pPr>
        <w:pStyle w:val="CommentText"/>
      </w:pPr>
      <w:r>
        <w:t>Hey guys, any idea where the A^T comes from? Where is this in the notes?</w:t>
      </w:r>
      <w:r>
        <w:rPr>
          <w:rStyle w:val="CommentReference"/>
        </w:rPr>
        <w:annotationRef/>
      </w:r>
    </w:p>
  </w:comment>
  <w:comment w:initials="MD" w:author="Manoj, Darsh" w:date="2021-12-12T09:54:00Z" w:id="5">
    <w:p w:rsidR="6E5E57EA" w:rsidRDefault="6E5E57EA" w14:paraId="2663981A" w14:textId="36D59D00">
      <w:pPr>
        <w:pStyle w:val="CommentText"/>
      </w:pPr>
      <w:r>
        <w:t>See the formula sheet I put up in the folder. It's in the MML book (section 6.4?).</w:t>
      </w:r>
      <w:r>
        <w:rPr>
          <w:rStyle w:val="CommentReference"/>
        </w:rPr>
        <w:annotationRef/>
      </w:r>
    </w:p>
  </w:comment>
  <w:comment w:initials="BC" w:author="Braun, Cornelius" w:date="2021-12-07T10:42:00Z" w:id="6">
    <w:p w:rsidR="571328C9" w:rsidRDefault="571328C9" w14:paraId="5904244A" w14:textId="66A1174A">
      <w:pPr>
        <w:pStyle w:val="CommentText"/>
      </w:pPr>
      <w:r>
        <w:t xml:space="preserve">I think this should be </w:t>
      </w:r>
      <w:proofErr w:type="spellStart"/>
      <w:r>
        <w:t>CAmu_x</w:t>
      </w:r>
      <w:proofErr w:type="spellEnd"/>
      <w:r>
        <w:t xml:space="preserve"> + </w:t>
      </w:r>
      <w:proofErr w:type="spellStart"/>
      <w:r>
        <w:t>Cb</w:t>
      </w:r>
      <w:proofErr w:type="spellEnd"/>
      <w:r>
        <w:rPr>
          <w:rStyle w:val="CommentReference"/>
        </w:rPr>
        <w:annotationRef/>
      </w:r>
    </w:p>
  </w:comment>
  <w:comment w:initials="GM" w:author="Graczyk, Maksymilian" w:date="2021-12-10T11:18:00Z" w:id="7">
    <w:p w:rsidR="571328C9" w:rsidRDefault="571328C9" w14:paraId="7344AEBF" w14:textId="0FF864F9">
      <w:pPr>
        <w:pStyle w:val="CommentText"/>
      </w:pPr>
      <w:r>
        <w:t>+1</w:t>
      </w:r>
      <w:r>
        <w:rPr>
          <w:rStyle w:val="CommentReference"/>
        </w:rPr>
        <w:annotationRef/>
      </w:r>
    </w:p>
  </w:comment>
  <w:comment w:initials="CT" w:author="Coste, Thomas" w:date="2021-12-11T03:09:00Z" w:id="8">
    <w:p w:rsidR="68B3E002" w:rsidRDefault="68B3E002" w14:paraId="229170C4" w14:textId="2FD75948">
      <w:pPr>
        <w:pStyle w:val="CommentText"/>
      </w:pPr>
      <w:r>
        <w:t>+1</w:t>
      </w:r>
      <w:r>
        <w:rPr>
          <w:rStyle w:val="CommentReference"/>
        </w:rPr>
        <w:annotationRef/>
      </w:r>
    </w:p>
    <w:p w:rsidR="68B3E002" w:rsidRDefault="68B3E002" w14:paraId="4BDC2329" w14:textId="4FDB3FB7">
      <w:pPr>
        <w:pStyle w:val="CommentText"/>
      </w:pPr>
    </w:p>
  </w:comment>
  <w:comment w:initials="PB" w:author="Parker-Jervis, Clovis B" w:date="2020-12-02T04:16:00Z" w:id="10">
    <w:p w:rsidR="411D344A" w:rsidRDefault="411D344A" w14:paraId="4CFB8211" w14:textId="34361309">
      <w:pPr>
        <w:pStyle w:val="CommentText"/>
      </w:pPr>
      <w:r>
        <w:t>Var should be C (A \Sigma + Q) C^{T} + R. (same issue as above)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RJ" w:author="Robert" w:date="2020-12-02T04:17:00Z" w:id="11">
    <w:p w:rsidR="00D02EBF" w:rsidRDefault="00D02EBF" w14:paraId="6BB84FE9" w14:textId="1976DF33">
      <w:pPr>
        <w:pStyle w:val="CommentText"/>
      </w:pPr>
      <w:r>
        <w:rPr>
          <w:rStyle w:val="CommentReference"/>
        </w:rPr>
        <w:annotationRef/>
      </w:r>
      <w:r>
        <w:t>Should there be A^T as well?</w:t>
      </w:r>
    </w:p>
  </w:comment>
  <w:comment w:initials="LA" w:author="Lau, Ashly" w:date="2020-12-06T04:23:00Z" w:id="9">
    <w:p w:rsidR="4960ABDD" w:rsidRDefault="4960ABDD" w14:paraId="76CC6DFE" w14:textId="6C15F347">
      <w:pPr>
        <w:pStyle w:val="CommentText"/>
      </w:pPr>
      <w:r>
        <w:t>is this supposed to have brackets around the (A\</w:t>
      </w:r>
      <w:proofErr w:type="spellStart"/>
      <w:r>
        <w:t>sigmaA^T</w:t>
      </w:r>
      <w:proofErr w:type="spellEnd"/>
      <w:r>
        <w:t xml:space="preserve"> + Q) term?</w:t>
      </w:r>
      <w:r>
        <w:rPr>
          <w:rStyle w:val="CommentReference"/>
        </w:rPr>
        <w:annotationRef/>
      </w:r>
    </w:p>
  </w:comment>
  <w:comment w:initials="TP" w:author="Tay Li-Ane, Penelope" w:date="2020-12-06T15:21:00Z" w:id="12">
    <w:p w:rsidR="07398EB9" w:rsidRDefault="07398EB9" w14:paraId="75525B6F" w14:textId="656751A2">
      <w:pPr>
        <w:pStyle w:val="CommentText"/>
      </w:pPr>
      <w:r>
        <w:t>Yep- We multiply entire variance of y by C^2. Unless you mean something else?</w:t>
      </w:r>
      <w:r>
        <w:rPr>
          <w:rStyle w:val="CommentReference"/>
        </w:rPr>
        <w:annotationRef/>
      </w:r>
    </w:p>
  </w:comment>
  <w:comment w:initials="MJ" w:author="{68f0a766-65c0-4e08-8821-547f0406a597}" w:date="2020-12-04T15:59:00Z" w:id="13">
    <w:p w:rsidR="77320CF3" w:rsidRDefault="77320CF3" w14:paraId="45A41E60" w14:textId="78D8085C">
      <w:pPr>
        <w:pStyle w:val="CommentText"/>
      </w:pPr>
      <w:r>
        <w:t>would Sigma(</w:t>
      </w:r>
      <w:proofErr w:type="spellStart"/>
      <w:r>
        <w:t>x,z</w:t>
      </w:r>
      <w:proofErr w:type="spellEnd"/>
      <w:r>
        <w:t>) be Sigma(x)A^TC^T?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BW" w:author="{8b61a5f0-ccc1-4216-8251-9f8d66a4c01d}" w:date="2020-12-05T14:52:00Z" w:id="14">
    <w:p w:rsidR="7A93B300" w:rsidRDefault="7A93B300" w14:paraId="16FD1FED" w14:textId="5F43B7C3">
      <w:pPr>
        <w:pStyle w:val="CommentText"/>
      </w:pPr>
      <w:r>
        <w:t>+1</w:t>
      </w:r>
      <w:r>
        <w:rPr>
          <w:rStyle w:val="CommentReference"/>
        </w:rPr>
        <w:annotationRef/>
      </w:r>
    </w:p>
  </w:comment>
  <w:comment w:initials="PB" w:author="Parker-Jervis, Clovis B" w:date="2020-12-05T15:13:00Z" w:id="15">
    <w:p w:rsidR="7A93B300" w:rsidRDefault="7A93B300" w14:paraId="65ED6E9A" w14:textId="2C0C3D00">
      <w:pPr>
        <w:pStyle w:val="CommentText"/>
      </w:pPr>
      <w:r>
        <w:t xml:space="preserve">(I made the original solutions) I also got that just now using a different method - </w:t>
      </w:r>
      <w:proofErr w:type="spellStart"/>
      <w:r>
        <w:t>i</w:t>
      </w:r>
      <w:proofErr w:type="spellEnd"/>
      <w:r>
        <w:t xml:space="preserve"> think the original /should/ be a correct alternative, but </w:t>
      </w:r>
      <w:proofErr w:type="spellStart"/>
      <w:r>
        <w:t>its</w:t>
      </w:r>
      <w:proofErr w:type="spellEnd"/>
      <w:r>
        <w:t xml:space="preserve"> a mess so </w:t>
      </w:r>
      <w:proofErr w:type="spellStart"/>
      <w:r>
        <w:t>lets</w:t>
      </w:r>
      <w:proofErr w:type="spellEnd"/>
      <w:r>
        <w:t xml:space="preserve"> use yours</w:t>
      </w:r>
      <w:r>
        <w:rPr>
          <w:rStyle w:val="CommentReference"/>
        </w:rPr>
        <w:annotationRef/>
      </w:r>
    </w:p>
  </w:comment>
  <w:comment w:initials="PB" w:author="Parker-Jervis, Clovis B" w:date="2020-12-05T15:13:00Z" w:id="16">
    <w:p w:rsidR="7A93B300" w:rsidRDefault="7A93B300" w14:paraId="3DCC0D4F" w14:textId="7CD9DD30">
      <w:pPr>
        <w:pStyle w:val="CommentText"/>
      </w:pPr>
      <w:proofErr w:type="spellStart"/>
      <w:r>
        <w:t>i</w:t>
      </w:r>
      <w:proofErr w:type="spellEnd"/>
      <w:r>
        <w:t xml:space="preserve"> add it (in latex, needs rendering)</w:t>
      </w:r>
      <w:r>
        <w:rPr>
          <w:rStyle w:val="CommentReference"/>
        </w:rPr>
        <w:annotationRef/>
      </w:r>
    </w:p>
  </w:comment>
  <w:comment w:initials="NR" w:author="{a1beb0ef-b266-476e-bf9c-c42305f93720}" w:date="2020-12-07T02:39:00Z" w:id="17">
    <w:p w:rsidR="0DC03D69" w:rsidRDefault="0DC03D69" w14:paraId="41515B00" w14:textId="059F9A49">
      <w:pPr>
        <w:pStyle w:val="CommentText"/>
      </w:pPr>
      <w:r>
        <w:t xml:space="preserve">you don't need to compute </w:t>
      </w:r>
      <w:proofErr w:type="spellStart"/>
      <w:r>
        <w:t>cov</w:t>
      </w:r>
      <w:proofErr w:type="spellEnd"/>
      <w:r>
        <w:t xml:space="preserve">(x, z) and </w:t>
      </w:r>
      <w:proofErr w:type="spellStart"/>
      <w:r>
        <w:t>cov</w:t>
      </w:r>
      <w:proofErr w:type="spellEnd"/>
      <w:r>
        <w:t xml:space="preserve">(z, x). The covariance matrix is always </w:t>
      </w:r>
      <w:proofErr w:type="spellStart"/>
      <w:r>
        <w:t>symmetrc</w:t>
      </w:r>
      <w:proofErr w:type="spellEnd"/>
      <w:r>
        <w:t>.</w:t>
      </w:r>
      <w:r>
        <w:rPr>
          <w:rStyle w:val="CommentReference"/>
        </w:rPr>
        <w:annotationRef/>
      </w:r>
    </w:p>
  </w:comment>
  <w:comment w:initials="PB" w:author="Parker-Jervis, Clovis B" w:date="2020-12-07T03:34:00Z" w:id="18">
    <w:p w:rsidR="470E7466" w:rsidRDefault="470E7466" w14:paraId="62F9D828" w14:textId="0FD2AB73">
      <w:pPr>
        <w:pStyle w:val="CommentText"/>
      </w:pPr>
      <w:r>
        <w:t>+1</w:t>
      </w:r>
      <w:r>
        <w:rPr>
          <w:rStyle w:val="CommentReference"/>
        </w:rPr>
        <w:annotationRef/>
      </w:r>
    </w:p>
  </w:comment>
  <w:comment w:initials="TP" w:author="Tay Li-Ane, Penelope" w:date="2020-12-07T16:40:00Z" w:id="19">
    <w:p w:rsidR="00022A2B" w:rsidRDefault="00022A2B" w14:paraId="1853303C" w14:textId="5DDEAD32">
      <w:pPr>
        <w:pStyle w:val="CommentText"/>
      </w:pPr>
      <w:r>
        <w:t>Thanks, that'll cut down on some steps :)</w:t>
      </w:r>
      <w:r>
        <w:rPr>
          <w:rStyle w:val="CommentReference"/>
        </w:rPr>
        <w:annotationRef/>
      </w:r>
    </w:p>
  </w:comment>
  <w:comment w:initials="SH" w:author="{5af9ec3c-5e75-47da-aa26-8752e3ec5096}" w:date="2020-12-04T04:19:00Z" w:id="20">
    <w:p w:rsidR="06201247" w:rsidRDefault="06201247" w14:paraId="4BB26C18" w14:textId="146DFA60">
      <w:pPr>
        <w:pStyle w:val="CommentText"/>
      </w:pPr>
      <w:r>
        <w:t xml:space="preserve">Shouldn't this be </w:t>
      </w:r>
      <w:proofErr w:type="spellStart"/>
      <w:r>
        <w:t>y^T</w:t>
      </w:r>
      <w:proofErr w:type="spellEnd"/>
      <w:r>
        <w:t>(S^-1 + (S^-1)^T)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PB" w:author="Parker-Jervis, Clovis B" w:date="2020-12-04T04:49:00Z" w:id="21">
    <w:p w:rsidR="06201247" w:rsidRDefault="06201247" w14:paraId="5EEF9300" w14:textId="32477016">
      <w:pPr>
        <w:pStyle w:val="CommentText"/>
      </w:pPr>
      <w:r>
        <w:t xml:space="preserve">mmm, your correct, but also, inverse of symmetric matrix is also symmetric, therefore </w:t>
      </w:r>
      <w:proofErr w:type="spellStart"/>
      <w:r>
        <w:t>its</w:t>
      </w:r>
      <w:proofErr w:type="spellEnd"/>
      <w:r>
        <w:t xml:space="preserve"> just missing a 2</w:t>
      </w:r>
      <w:r>
        <w:rPr>
          <w:rStyle w:val="CommentReference"/>
        </w:rPr>
        <w:annotationRef/>
      </w:r>
    </w:p>
  </w:comment>
  <w:comment w:initials="PB" w:author="Parker-Jervis, Clovis B" w:date="2020-12-04T04:49:00Z" w:id="22">
    <w:p w:rsidR="06201247" w:rsidRDefault="06201247" w14:paraId="3B47F8E3" w14:textId="414AF8BC">
      <w:pPr>
        <w:pStyle w:val="CommentText"/>
      </w:pPr>
      <w:proofErr w:type="spellStart"/>
      <w:r>
        <w:t>Im</w:t>
      </w:r>
      <w:proofErr w:type="spellEnd"/>
      <w:r>
        <w:t xml:space="preserve"> not on desktop so cant edit, anyone is welcome to</w:t>
      </w:r>
      <w:r>
        <w:rPr>
          <w:rStyle w:val="CommentReference"/>
        </w:rPr>
        <w:annotationRef/>
      </w:r>
    </w:p>
  </w:comment>
  <w:comment w:initials="PB" w:author="Parker-Jervis, Clovis B" w:date="2020-12-04T04:49:00Z" w:id="23">
    <w:p w:rsidR="06201247" w:rsidRDefault="06201247" w14:paraId="6A153A86" w14:textId="16B4EEA1">
      <w:pPr>
        <w:pStyle w:val="CommentText"/>
      </w:pPr>
      <w:r>
        <w:t>same problem in (b) oops sorry all just forgot 2s</w:t>
      </w:r>
      <w:r>
        <w:rPr>
          <w:rStyle w:val="CommentReference"/>
        </w:rPr>
        <w:annotationRef/>
      </w:r>
    </w:p>
  </w:comment>
  <w:comment w:initials="SH" w:author="{5af9ec3c-5e75-47da-aa26-8752e3ec5096}" w:date="2020-12-04T04:50:00Z" w:id="24">
    <w:p w:rsidR="06201247" w:rsidRDefault="06201247" w14:paraId="1F2AE385" w14:textId="7B0C67EC">
      <w:pPr>
        <w:pStyle w:val="CommentText"/>
      </w:pPr>
      <w:r>
        <w:t>Where does it say that it's symmetric?</w:t>
      </w:r>
      <w:r>
        <w:rPr>
          <w:rStyle w:val="CommentReference"/>
        </w:rPr>
        <w:annotationRef/>
      </w:r>
    </w:p>
  </w:comment>
  <w:comment w:initials="PB" w:author="Parker-Jervis, Clovis B" w:date="2020-12-04T04:52:00Z" w:id="25">
    <w:p w:rsidR="06201247" w:rsidRDefault="06201247" w14:paraId="4FDD65DB" w14:textId="104F6888">
      <w:pPr>
        <w:pStyle w:val="CommentText"/>
      </w:pPr>
      <w:r>
        <w:t>🤦‍♂️🤦‍♂️🤦‍♂️🤦‍♂️</w:t>
      </w:r>
      <w:r>
        <w:rPr>
          <w:rStyle w:val="CommentReference"/>
        </w:rPr>
        <w:annotationRef/>
      </w:r>
    </w:p>
    <w:p w:rsidR="06201247" w:rsidRDefault="06201247" w14:paraId="1B929244" w14:textId="4D5D458D">
      <w:pPr>
        <w:pStyle w:val="CommentText"/>
      </w:pPr>
      <w:r>
        <w:t xml:space="preserve">omg yeah for some reason </w:t>
      </w:r>
      <w:proofErr w:type="spellStart"/>
      <w:r>
        <w:t>i</w:t>
      </w:r>
      <w:proofErr w:type="spellEnd"/>
      <w:r>
        <w:t xml:space="preserve"> assumed S means covariance oops... Sorry you're absolutely correct from the start</w:t>
      </w:r>
    </w:p>
  </w:comment>
  <w:comment w:initials="CT" w:author="Cross, Tiger" w:date="2020-12-04T11:54:00Z" w:id="59">
    <w:p w:rsidR="28605D6F" w:rsidP="00572F04" w:rsidRDefault="28605D6F" w14:paraId="51C1C23B" w14:textId="4E1FC54E">
      <w:pPr>
        <w:pStyle w:val="CommentText"/>
        <w:ind w:left="720" w:hanging="720"/>
      </w:pPr>
      <w:r>
        <w:t>Is this not meant to be P(y | theta, x)?</w:t>
      </w:r>
      <w:r>
        <w:rPr>
          <w:rStyle w:val="CommentReference"/>
        </w:rPr>
        <w:annotationRef/>
      </w:r>
    </w:p>
  </w:comment>
  <w:comment w:initials="YM" w:author="Yeo, Matthew" w:date="2020-12-04T13:40:00Z" w:id="60">
    <w:p w:rsidR="309B1932" w:rsidRDefault="309B1932" w14:paraId="0A1E16D5" w14:textId="29E641B8">
      <w:pPr>
        <w:pStyle w:val="CommentText"/>
      </w:pPr>
      <w:r>
        <w:t xml:space="preserve">+1. </w:t>
      </w:r>
      <w:r>
        <w:rPr>
          <w:rStyle w:val="CommentReference"/>
        </w:rPr>
        <w:annotationRef/>
      </w:r>
    </w:p>
  </w:comment>
  <w:comment w:initials="TW" w:author="Trew, Samuel I W" w:date="2020-12-06T14:01:00Z" w:id="62">
    <w:p w:rsidR="126A9DC5" w:rsidRDefault="126A9DC5" w14:paraId="2EEE419D" w14:textId="36ABC515">
      <w:pPr>
        <w:pStyle w:val="CommentText"/>
      </w:pPr>
      <w:r>
        <w:t>surely leaving it in the N(y | ...) form is fine? There's no reason to expand it out I'd think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  <w:p w:rsidR="126A9DC5" w:rsidRDefault="126A9DC5" w14:paraId="127AFD28" w14:textId="24B0E001">
      <w:pPr>
        <w:pStyle w:val="CommentText"/>
      </w:pPr>
    </w:p>
  </w:comment>
  <w:comment w:initials="LC" w:author="Low, Chandler" w:date="2020-12-07T15:23:00Z" w:id="63">
    <w:p w:rsidR="149EB593" w:rsidRDefault="149EB593" w14:paraId="69B3E3DC" w14:textId="618AB82A">
      <w:pPr>
        <w:pStyle w:val="CommentText"/>
      </w:pPr>
      <w:r>
        <w:t>Yeah agreed, I think only necessary to expand with regards to negative likelihood</w:t>
      </w:r>
      <w:r>
        <w:rPr>
          <w:rStyle w:val="CommentReference"/>
        </w:rPr>
        <w:annotationRef/>
      </w:r>
    </w:p>
  </w:comment>
  <w:comment w:initials="DM" w:author="Leaderboard" w:date="2021-12-11T11:44:00Z" w:id="65">
    <w:p w:rsidR="00A050AF" w:rsidRDefault="00A050AF" w14:paraId="63984DB8" w14:textId="7C09BB23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 xml:space="preserve">How did we get this? The only variable that depends on </w:t>
      </w:r>
      <m:oMath>
        <m:r>
          <w:rPr>
            <w:rStyle w:val="CommentReference"/>
            <w:rFonts w:ascii="Cambria Math" w:hAnsi="Cambria Math"/>
          </w:rPr>
          <m:t>α</m:t>
        </m:r>
      </m:oMath>
      <w:r>
        <w:rPr>
          <w:rStyle w:val="CommentReference"/>
        </w:rPr>
        <w:t xml:space="preserve"> is </w:t>
      </w:r>
      <m:oMath>
        <m:r>
          <w:rPr>
            <w:rStyle w:val="CommentReference"/>
            <w:rFonts w:ascii="Cambria Math" w:hAnsi="Cambria Math"/>
          </w:rPr>
          <m:t>ϵ</m:t>
        </m:r>
      </m:oMath>
      <w:r>
        <w:rPr>
          <w:rStyle w:val="CommentReference"/>
        </w:rPr>
        <w:t xml:space="preserve">, which confuses me because we’re essentially doing </w:t>
      </w:r>
      <m:oMath>
        <m:f>
          <m:fPr>
            <m:ctrlPr>
              <w:rPr>
                <w:rStyle w:val="CommentReference"/>
                <w:rFonts w:ascii="Cambria Math" w:hAnsi="Cambria Math"/>
                <w:i/>
              </w:rPr>
            </m:ctrlPr>
          </m:fPr>
          <m:num>
            <m:r>
              <w:rPr>
                <w:rStyle w:val="CommentReference"/>
                <w:rFonts w:ascii="Cambria Math" w:hAnsi="Cambria Math"/>
              </w:rPr>
              <m:t>dy</m:t>
            </m:r>
          </m:num>
          <m:den>
            <m:r>
              <w:rPr>
                <w:rStyle w:val="CommentReference"/>
                <w:rFonts w:ascii="Cambria Math" w:hAnsi="Cambria Math"/>
              </w:rPr>
              <m:t>dα</m:t>
            </m:r>
          </m:den>
        </m:f>
      </m:oMath>
      <w:r>
        <w:rPr>
          <w:rStyle w:val="CommentReference"/>
        </w:rPr>
        <w:t xml:space="preserve"> on </w:t>
      </w:r>
      <m:oMath>
        <m:r>
          <w:rPr>
            <w:rStyle w:val="CommentReference"/>
            <w:rFonts w:ascii="Cambria Math" w:hAnsi="Cambria Math"/>
          </w:rPr>
          <m:t>α</m:t>
        </m:r>
      </m:oMath>
      <w:r>
        <w:rPr>
          <w:rStyle w:val="CommentReference"/>
        </w:rPr>
        <w:t>. Am I missing something?</w:t>
      </w:r>
    </w:p>
  </w:comment>
  <w:comment w:initials="FA" w:author="Fraikin, Archibald" w:date="2021-12-11T04:59:00Z" w:id="66">
    <w:p w:rsidR="2B31B19D" w:rsidRDefault="2B31B19D" w14:paraId="0BC81F65" w14:textId="229F5F12">
      <w:pPr>
        <w:pStyle w:val="CommentText"/>
      </w:pPr>
      <w:r>
        <w:t>I'm not I understand your 2 cases: if l -&gt; 0, then the exponent goes to infinity, no matter what x is right?</w:t>
      </w:r>
      <w:r>
        <w:rPr>
          <w:rStyle w:val="CommentReference"/>
        </w:rPr>
        <w:annotationRef/>
      </w:r>
    </w:p>
  </w:comment>
  <w:comment w:initials="AA" w:author="Andreas, Andrew" w:date="2020-12-05T11:46:00Z" w:id="67">
    <w:p w:rsidR="7A93B300" w:rsidRDefault="7A93B300" w14:paraId="6B1CD4A4" w14:textId="2B679A45">
      <w:pPr>
        <w:pStyle w:val="CommentText"/>
      </w:pPr>
      <w:r>
        <w:t>Was/has this been covered this year?</w:t>
      </w:r>
      <w:r>
        <w:rPr>
          <w:rStyle w:val="CommentReference"/>
        </w:rPr>
        <w:annotationRef/>
      </w:r>
    </w:p>
  </w:comment>
  <w:comment w:initials="PB" w:author="Parker-Jervis, Clovis B" w:date="2020-12-05T14:45:00Z" w:id="68">
    <w:p w:rsidR="7A93B300" w:rsidRDefault="7A93B300" w14:paraId="457726C8" w14:textId="57C612D9">
      <w:pPr>
        <w:pStyle w:val="CommentText"/>
      </w:pPr>
      <w:r>
        <w:t xml:space="preserve">Yeah, see his slides on Matrices. </w:t>
      </w:r>
      <w:proofErr w:type="spellStart"/>
      <w:r>
        <w:t>pg</w:t>
      </w:r>
      <w:proofErr w:type="spellEnd"/>
      <w:r>
        <w:t xml:space="preserve"> 19-21</w:t>
      </w:r>
      <w:r>
        <w:rPr>
          <w:rStyle w:val="CommentReference"/>
        </w:rPr>
        <w:annotationRef/>
      </w:r>
    </w:p>
  </w:comment>
  <w:comment w:initials="AA" w:author="Andreas, Andrew" w:date="2020-12-06T01:39:00Z" w:id="69">
    <w:p w:rsidR="7A93B300" w:rsidRDefault="7A93B300" w14:paraId="0BCC3174" w14:textId="26923A45">
      <w:pPr>
        <w:pStyle w:val="CommentText"/>
      </w:pPr>
      <w:r>
        <w:t xml:space="preserve">Not </w:t>
      </w:r>
      <w:proofErr w:type="spellStart"/>
      <w:r>
        <w:t>eigendecomposition</w:t>
      </w:r>
      <w:proofErr w:type="spellEnd"/>
      <w:r>
        <w:t xml:space="preserve">, I mean the entire question in how the </w:t>
      </w:r>
      <w:proofErr w:type="spellStart"/>
      <w:r>
        <w:t>eigendecomposition</w:t>
      </w:r>
      <w:proofErr w:type="spellEnd"/>
      <w:r>
        <w:t xml:space="preserve"> was used </w:t>
      </w:r>
      <w:r>
        <w:rPr>
          <w:rStyle w:val="CommentReference"/>
        </w:rPr>
        <w:annotationRef/>
      </w:r>
    </w:p>
  </w:comment>
  <w:comment w:initials="PB" w:author="Parker-Jervis, Clovis B" w:date="2020-12-06T07:32:00Z" w:id="70">
    <w:p w:rsidR="07398EB9" w:rsidRDefault="07398EB9" w14:paraId="63655B85" w14:textId="6F6E05E1">
      <w:pPr>
        <w:pStyle w:val="CommentText"/>
      </w:pPr>
      <w:r>
        <w:t xml:space="preserve">Oh sorry </w:t>
      </w:r>
      <w:proofErr w:type="spellStart"/>
      <w:r>
        <w:t>i</w:t>
      </w:r>
      <w:proofErr w:type="spellEnd"/>
      <w:r>
        <w:t xml:space="preserve"> see, no I </w:t>
      </w:r>
      <w:proofErr w:type="spellStart"/>
      <w:r>
        <w:t>dont</w:t>
      </w:r>
      <w:proofErr w:type="spellEnd"/>
      <w:r>
        <w:t xml:space="preserve"> think so, I guess were just expected to come up with it :/</w:t>
      </w:r>
      <w:r>
        <w:rPr>
          <w:rStyle w:val="CommentReference"/>
        </w:rPr>
        <w:annotationRef/>
      </w:r>
    </w:p>
  </w:comment>
  <w:comment w:initials="CT" w:author="Cross, Tiger" w:date="2020-12-07T10:48:00Z" w:id="71">
    <w:p w:rsidR="149EB593" w:rsidRDefault="149EB593" w14:paraId="68E455B8" w14:textId="55279E42">
      <w:pPr>
        <w:pStyle w:val="CommentText"/>
      </w:pPr>
      <w:r>
        <w:t xml:space="preserve">I don't think this much detail is needed </w:t>
      </w:r>
      <w:proofErr w:type="spellStart"/>
      <w:r>
        <w:t>tbh</w:t>
      </w:r>
      <w:proofErr w:type="spellEnd"/>
      <w:r>
        <w:t>, I think it's just asking how you can sample from the distribution N(</w:t>
      </w:r>
      <w:proofErr w:type="spellStart"/>
      <w:r>
        <w:t>m_n</w:t>
      </w:r>
      <w:proofErr w:type="spellEnd"/>
      <w:r>
        <w:t xml:space="preserve">, </w:t>
      </w:r>
      <w:proofErr w:type="spellStart"/>
      <w:r>
        <w:t>S_n</w:t>
      </w:r>
      <w:proofErr w:type="spellEnd"/>
      <w:r>
        <w:t xml:space="preserve">) using N(0, I) and we can do this with the gaussian sum rules that we know </w:t>
      </w:r>
      <w:r>
        <w:rPr>
          <w:rStyle w:val="CommentReference"/>
        </w:rPr>
        <w:annotationRef/>
      </w:r>
    </w:p>
  </w:comment>
  <w:comment w:initials="FA" w:author="Fraikin, Archibald" w:date="2021-12-11T05:25:00Z" w:id="72">
    <w:p w:rsidR="2B31B19D" w:rsidRDefault="2B31B19D" w14:paraId="72607F35" w14:textId="5F13A112">
      <w:pPr>
        <w:pStyle w:val="CommentText"/>
      </w:pPr>
      <w:r>
        <w:t xml:space="preserve">is this </w:t>
      </w:r>
      <w:r w:rsidR="00984785">
        <w:t>examinable</w:t>
      </w:r>
      <w:r>
        <w:t xml:space="preserve"> in 2021?</w:t>
      </w:r>
      <w:r>
        <w:rPr>
          <w:rStyle w:val="CommentReference"/>
        </w:rPr>
        <w:annotationRef/>
      </w:r>
    </w:p>
  </w:comment>
  <w:comment w:initials="CT" w:author="Coste, Thomas" w:date="2021-12-11T05:27:00Z" w:id="73">
    <w:p w:rsidR="2B31B19D" w:rsidRDefault="2B31B19D" w14:paraId="3E6D8081" w14:textId="0BAA1C1F">
      <w:pPr>
        <w:pStyle w:val="CommentText"/>
      </w:pPr>
      <w:r>
        <w:t>+1 ?</w:t>
      </w:r>
      <w:r>
        <w:rPr>
          <w:rStyle w:val="CommentReference"/>
        </w:rPr>
        <w:annotationRef/>
      </w:r>
    </w:p>
  </w:comment>
  <w:comment w:initials="DM" w:author="Leaderboard" w:date="2021-12-11T06:01:00Z" w:id="74">
    <w:p w:rsidR="00984785" w:rsidRDefault="00984785" w14:paraId="042473AB" w14:textId="02B68C0B">
      <w:pPr>
        <w:pStyle w:val="CommentText"/>
      </w:pPr>
      <w:r>
        <w:rPr>
          <w:rStyle w:val="CommentReference"/>
        </w:rPr>
        <w:annotationRef/>
      </w:r>
      <w:r>
        <w:t xml:space="preserve">Not really, no. </w:t>
      </w:r>
    </w:p>
  </w:comment>
  <w:comment w:initials="RS" w:author="Roy, Sukant" w:date="2020-12-06T15:17:00Z" w:id="75">
    <w:p w:rsidR="7D56873E" w:rsidRDefault="7D56873E" w14:paraId="04DBEA44" w14:textId="0FFC0175">
      <w:pPr>
        <w:pStyle w:val="CommentText"/>
      </w:pPr>
      <w:r>
        <w:t xml:space="preserve">In the </w:t>
      </w:r>
      <w:proofErr w:type="spellStart"/>
      <w:r>
        <w:t>Lagrangian</w:t>
      </w:r>
      <w:proofErr w:type="spellEnd"/>
      <w:r>
        <w:t xml:space="preserve"> definition, third line, why is there a + sign in front of the sum over </w:t>
      </w:r>
      <w:proofErr w:type="spellStart"/>
      <w:r>
        <w:t>ri's</w:t>
      </w:r>
      <w:proofErr w:type="spellEnd"/>
      <w:r>
        <w:t>, instead of a - sign?</w:t>
      </w:r>
      <w:r>
        <w:rPr>
          <w:rStyle w:val="CommentReference"/>
        </w:rPr>
        <w:annotationRef/>
      </w:r>
    </w:p>
  </w:comment>
  <w:comment w:initials="CT" w:author="Cross, Tiger" w:date="2020-12-07T10:55:00Z" w:id="76">
    <w:p w:rsidR="149EB593" w:rsidRDefault="149EB593" w14:paraId="42767D70" w14:textId="29A84D56">
      <w:pPr>
        <w:pStyle w:val="CommentText"/>
      </w:pPr>
      <w:r>
        <w:t xml:space="preserve">Because the &lt;= sign of that constraint is flipped so we flip the sign in the </w:t>
      </w:r>
      <w:proofErr w:type="spellStart"/>
      <w:r>
        <w:t>lagrangian</w:t>
      </w:r>
      <w:proofErr w:type="spellEnd"/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1" w15:paraId="643E2E7C"/>
  <w15:commentEx w15:done="1" w15:paraId="6509CAAF" w15:paraIdParent="643E2E7C"/>
  <w15:commentEx w15:done="1" w15:paraId="53BA2C07" w15:paraIdParent="643E2E7C"/>
  <w15:commentEx w15:done="1" w15:paraId="50708103" w15:paraIdParent="643E2E7C"/>
  <w15:commentEx w15:done="0" w15:paraId="40308FF6"/>
  <w15:commentEx w15:done="0" w15:paraId="2663981A" w15:paraIdParent="40308FF6"/>
  <w15:commentEx w15:done="0" w15:paraId="5904244A"/>
  <w15:commentEx w15:done="0" w15:paraId="7344AEBF" w15:paraIdParent="5904244A"/>
  <w15:commentEx w15:done="0" w15:paraId="4BDC2329" w15:paraIdParent="5904244A"/>
  <w15:commentEx w15:done="1" w15:paraId="4CFB8211"/>
  <w15:commentEx w15:done="0" w15:paraId="6BB84FE9" w15:paraIdParent="4CFB8211"/>
  <w15:commentEx w15:done="0" w15:paraId="76CC6DFE"/>
  <w15:commentEx w15:done="0" w15:paraId="75525B6F" w15:paraIdParent="76CC6DFE"/>
  <w15:commentEx w15:done="1" w15:paraId="45A41E60"/>
  <w15:commentEx w15:done="1" w15:paraId="16FD1FED" w15:paraIdParent="45A41E60"/>
  <w15:commentEx w15:done="1" w15:paraId="65ED6E9A" w15:paraIdParent="45A41E60"/>
  <w15:commentEx w15:done="1" w15:paraId="3DCC0D4F" w15:paraIdParent="45A41E60"/>
  <w15:commentEx w15:done="0" w15:paraId="41515B00"/>
  <w15:commentEx w15:done="0" w15:paraId="62F9D828" w15:paraIdParent="41515B00"/>
  <w15:commentEx w15:done="0" w15:paraId="1853303C" w15:paraIdParent="41515B00"/>
  <w15:commentEx w15:done="0" w15:paraId="4BB26C18"/>
  <w15:commentEx w15:done="0" w15:paraId="5EEF9300" w15:paraIdParent="4BB26C18"/>
  <w15:commentEx w15:done="0" w15:paraId="3B47F8E3" w15:paraIdParent="4BB26C18"/>
  <w15:commentEx w15:done="0" w15:paraId="6A153A86" w15:paraIdParent="4BB26C18"/>
  <w15:commentEx w15:done="0" w15:paraId="1F2AE385" w15:paraIdParent="4BB26C18"/>
  <w15:commentEx w15:done="0" w15:paraId="1B929244" w15:paraIdParent="4BB26C18"/>
  <w15:commentEx w15:done="1" w15:paraId="51C1C23B"/>
  <w15:commentEx w15:done="1" w15:paraId="0A1E16D5" w15:paraIdParent="51C1C23B"/>
  <w15:commentEx w15:done="0" w15:paraId="127AFD28"/>
  <w15:commentEx w15:done="0" w15:paraId="69B3E3DC" w15:paraIdParent="127AFD28"/>
  <w15:commentEx w15:done="0" w15:paraId="63984DB8"/>
  <w15:commentEx w15:done="0" w15:paraId="0BC81F65"/>
  <w15:commentEx w15:done="0" w15:paraId="6B1CD4A4"/>
  <w15:commentEx w15:done="0" w15:paraId="457726C8" w15:paraIdParent="6B1CD4A4"/>
  <w15:commentEx w15:done="0" w15:paraId="0BCC3174" w15:paraIdParent="6B1CD4A4"/>
  <w15:commentEx w15:done="0" w15:paraId="63655B85" w15:paraIdParent="6B1CD4A4"/>
  <w15:commentEx w15:done="0" w15:paraId="68E455B8" w15:paraIdParent="6B1CD4A4"/>
  <w15:commentEx w15:done="0" w15:paraId="72607F35"/>
  <w15:commentEx w15:done="0" w15:paraId="3E6D8081" w15:paraIdParent="72607F35"/>
  <w15:commentEx w15:done="0" w15:paraId="042473AB" w15:paraIdParent="72607F35"/>
  <w15:commentEx w15:done="0" w15:paraId="04DBEA44"/>
  <w15:commentEx w15:done="0" w15:paraId="42767D70" w15:paraIdParent="04DBEA44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3B8F0473" w16cex:dateUtc="2020-12-02T12:12:00Z"/>
  <w16cex:commentExtensible w16cex:durableId="23720411" w16cex:dateUtc="2020-12-02T12:16:00Z"/>
  <w16cex:commentExtensible w16cex:durableId="23720417" w16cex:dateUtc="2020-12-02T12:16:00Z"/>
  <w16cex:commentExtensible w16cex:durableId="189A1ED6" w16cex:dateUtc="2020-12-02T12:17:00Z"/>
  <w16cex:commentExtensible w16cex:durableId="559A11BA" w16cex:dateUtc="2021-12-12T17:23:00Z"/>
  <w16cex:commentExtensible w16cex:durableId="25F1FB2C" w16cex:dateUtc="2021-12-12T17:54:00Z"/>
  <w16cex:commentExtensible w16cex:durableId="0909A0CF" w16cex:dateUtc="2021-12-07T18:42:00Z"/>
  <w16cex:commentExtensible w16cex:durableId="3C5EDDC4" w16cex:dateUtc="2021-12-10T19:18:00Z"/>
  <w16cex:commentExtensible w16cex:durableId="403D5CA2" w16cex:dateUtc="2021-12-11T11:09:00Z"/>
  <w16cex:commentExtensible w16cex:durableId="6930B5D6" w16cex:dateUtc="2020-12-02T12:16:00Z"/>
  <w16cex:commentExtensible w16cex:durableId="23720476" w16cex:dateUtc="2020-12-02T12:17:00Z"/>
  <w16cex:commentExtensible w16cex:durableId="14D0DFD5" w16cex:dateUtc="2020-12-06T12:23:00Z"/>
  <w16cex:commentExtensible w16cex:durableId="2377D629" w16cex:dateUtc="2020-12-06T23:21:00Z"/>
  <w16cex:commentExtensible w16cex:durableId="108364B8" w16cex:dateUtc="2020-12-04T23:59:00Z"/>
  <w16cex:commentExtensible w16cex:durableId="2866DDE6" w16cex:dateUtc="2020-12-05T22:52:00Z"/>
  <w16cex:commentExtensible w16cex:durableId="49EA718A" w16cex:dateUtc="2020-12-05T23:13:00Z"/>
  <w16cex:commentExtensible w16cex:durableId="5970FF02" w16cex:dateUtc="2020-12-05T23:13:00Z"/>
  <w16cex:commentExtensible w16cex:durableId="604A6120" w16cex:dateUtc="2020-12-07T10:39:00Z"/>
  <w16cex:commentExtensible w16cex:durableId="54085EDD" w16cex:dateUtc="2020-12-07T11:34:00Z"/>
  <w16cex:commentExtensible w16cex:durableId="5CC4AFA0" w16cex:dateUtc="2020-12-08T00:40:00Z"/>
  <w16cex:commentExtensible w16cex:durableId="7000D596" w16cex:dateUtc="2020-12-04T12:19:00Z">
    <w16cex:extLst>
      <w16:ext w16:uri="{CE6994B0-6A32-4C9F-8C6B-6E91EDA988CE}">
        <cr:reactions xmlns:cr="http://schemas.microsoft.com/office/comments/2020/reactions">
          <cr:reaction reactionType="1">
            <cr:reactionInfo dateUtc="2022-12-15T20:24:37.064Z">
              <cr:user userId="S::fms119@ic.ac.uk::6a343241-dde0-4449-b375-0aa90079930f" userProvider="AD" userName="Sligo-Young, Frederick M T"/>
            </cr:reactionInfo>
          </cr:reaction>
        </cr:reactions>
      </w16:ext>
    </w16cex:extLst>
  </w16cex:commentExtensible>
  <w16cex:commentExtensible w16cex:durableId="3D5E44CA" w16cex:dateUtc="2020-12-04T12:49:00Z"/>
  <w16cex:commentExtensible w16cex:durableId="27DF0A22" w16cex:dateUtc="2020-12-04T12:49:00Z"/>
  <w16cex:commentExtensible w16cex:durableId="2C2A1A4A" w16cex:dateUtc="2020-12-04T12:49:00Z"/>
  <w16cex:commentExtensible w16cex:durableId="12709D8E" w16cex:dateUtc="2020-12-04T12:50:00Z"/>
  <w16cex:commentExtensible w16cex:durableId="75AE2075" w16cex:dateUtc="2020-12-04T12:52:00Z"/>
  <w16cex:commentExtensible w16cex:durableId="390F0208" w16cex:dateUtc="2020-12-04T19:54:00Z"/>
  <w16cex:commentExtensible w16cex:durableId="781917BE" w16cex:dateUtc="2020-12-04T21:40:00Z"/>
  <w16cex:commentExtensible w16cex:durableId="2F34BCC9" w16cex:dateUtc="2020-12-06T22:01:00Z"/>
  <w16cex:commentExtensible w16cex:durableId="1D749FDB" w16cex:dateUtc="2020-12-07T23:23:00Z"/>
  <w16cex:commentExtensible w16cex:durableId="255FA83A" w16cex:dateUtc="2021-12-11T19:44:00Z"/>
  <w16cex:commentExtensible w16cex:durableId="2076098E" w16cex:dateUtc="2021-12-11T12:59:00Z"/>
  <w16cex:commentExtensible w16cex:durableId="621F81D6" w16cex:dateUtc="2020-12-05T19:46:00Z"/>
  <w16cex:commentExtensible w16cex:durableId="7E3C9610" w16cex:dateUtc="2020-12-05T22:45:00Z"/>
  <w16cex:commentExtensible w16cex:durableId="0F0A8B3D" w16cex:dateUtc="2020-12-06T09:39:00Z"/>
  <w16cex:commentExtensible w16cex:durableId="7CB9FB44" w16cex:dateUtc="2020-12-06T15:32:00Z"/>
  <w16cex:commentExtensible w16cex:durableId="1CDC7197" w16cex:dateUtc="2020-12-07T18:48:00Z"/>
  <w16cex:commentExtensible w16cex:durableId="63AE6394" w16cex:dateUtc="2021-12-11T13:25:00Z"/>
  <w16cex:commentExtensible w16cex:durableId="73C43464" w16cex:dateUtc="2021-12-11T13:27:00Z"/>
  <w16cex:commentExtensible w16cex:durableId="255F5811" w16cex:dateUtc="2021-12-11T14:01:00Z"/>
  <w16cex:commentExtensible w16cex:durableId="3174345B" w16cex:dateUtc="2020-12-06T23:17:00Z"/>
  <w16cex:commentExtensible w16cex:durableId="4169E94F" w16cex:dateUtc="2020-12-07T18:55:00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643E2E7C" w16cid:durableId="3B8F0473"/>
  <w16cid:commentId w16cid:paraId="6509CAAF" w16cid:durableId="23720411"/>
  <w16cid:commentId w16cid:paraId="53BA2C07" w16cid:durableId="23720417"/>
  <w16cid:commentId w16cid:paraId="50708103" w16cid:durableId="189A1ED6"/>
  <w16cid:commentId w16cid:paraId="40308FF6" w16cid:durableId="559A11BA"/>
  <w16cid:commentId w16cid:paraId="2663981A" w16cid:durableId="25F1FB2C"/>
  <w16cid:commentId w16cid:paraId="5904244A" w16cid:durableId="0909A0CF"/>
  <w16cid:commentId w16cid:paraId="7344AEBF" w16cid:durableId="3C5EDDC4"/>
  <w16cid:commentId w16cid:paraId="4BDC2329" w16cid:durableId="403D5CA2"/>
  <w16cid:commentId w16cid:paraId="4CFB8211" w16cid:durableId="6930B5D6"/>
  <w16cid:commentId w16cid:paraId="6BB84FE9" w16cid:durableId="23720476"/>
  <w16cid:commentId w16cid:paraId="76CC6DFE" w16cid:durableId="14D0DFD5"/>
  <w16cid:commentId w16cid:paraId="75525B6F" w16cid:durableId="2377D629"/>
  <w16cid:commentId w16cid:paraId="45A41E60" w16cid:durableId="108364B8"/>
  <w16cid:commentId w16cid:paraId="16FD1FED" w16cid:durableId="2866DDE6"/>
  <w16cid:commentId w16cid:paraId="65ED6E9A" w16cid:durableId="49EA718A"/>
  <w16cid:commentId w16cid:paraId="3DCC0D4F" w16cid:durableId="5970FF02"/>
  <w16cid:commentId w16cid:paraId="41515B00" w16cid:durableId="604A6120"/>
  <w16cid:commentId w16cid:paraId="62F9D828" w16cid:durableId="54085EDD"/>
  <w16cid:commentId w16cid:paraId="1853303C" w16cid:durableId="5CC4AFA0"/>
  <w16cid:commentId w16cid:paraId="4BB26C18" w16cid:durableId="7000D596"/>
  <w16cid:commentId w16cid:paraId="5EEF9300" w16cid:durableId="3D5E44CA"/>
  <w16cid:commentId w16cid:paraId="3B47F8E3" w16cid:durableId="27DF0A22"/>
  <w16cid:commentId w16cid:paraId="6A153A86" w16cid:durableId="2C2A1A4A"/>
  <w16cid:commentId w16cid:paraId="1F2AE385" w16cid:durableId="12709D8E"/>
  <w16cid:commentId w16cid:paraId="1B929244" w16cid:durableId="75AE2075"/>
  <w16cid:commentId w16cid:paraId="51C1C23B" w16cid:durableId="390F0208"/>
  <w16cid:commentId w16cid:paraId="0A1E16D5" w16cid:durableId="781917BE"/>
  <w16cid:commentId w16cid:paraId="127AFD28" w16cid:durableId="2F34BCC9"/>
  <w16cid:commentId w16cid:paraId="69B3E3DC" w16cid:durableId="1D749FDB"/>
  <w16cid:commentId w16cid:paraId="63984DB8" w16cid:durableId="255FA83A"/>
  <w16cid:commentId w16cid:paraId="0BC81F65" w16cid:durableId="2076098E"/>
  <w16cid:commentId w16cid:paraId="6B1CD4A4" w16cid:durableId="621F81D6"/>
  <w16cid:commentId w16cid:paraId="457726C8" w16cid:durableId="7E3C9610"/>
  <w16cid:commentId w16cid:paraId="0BCC3174" w16cid:durableId="0F0A8B3D"/>
  <w16cid:commentId w16cid:paraId="63655B85" w16cid:durableId="7CB9FB44"/>
  <w16cid:commentId w16cid:paraId="68E455B8" w16cid:durableId="1CDC7197"/>
  <w16cid:commentId w16cid:paraId="72607F35" w16cid:durableId="63AE6394"/>
  <w16cid:commentId w16cid:paraId="3E6D8081" w16cid:durableId="73C43464"/>
  <w16cid:commentId w16cid:paraId="042473AB" w16cid:durableId="255F5811"/>
  <w16cid:commentId w16cid:paraId="04DBEA44" w16cid:durableId="3174345B"/>
  <w16cid:commentId w16cid:paraId="42767D70" w16cid:durableId="4169E94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708E1" w:rsidP="00C979A2" w:rsidRDefault="006708E1" w14:paraId="6FC11EFB" w14:textId="77777777">
      <w:pPr>
        <w:spacing w:after="0" w:line="240" w:lineRule="auto"/>
      </w:pPr>
      <w:r>
        <w:separator/>
      </w:r>
    </w:p>
  </w:endnote>
  <w:endnote w:type="continuationSeparator" w:id="0">
    <w:p w:rsidR="006708E1" w:rsidP="00C979A2" w:rsidRDefault="006708E1" w14:paraId="322ECEC0" w14:textId="77777777">
      <w:pPr>
        <w:spacing w:after="0" w:line="240" w:lineRule="auto"/>
      </w:pPr>
      <w:r>
        <w:continuationSeparator/>
      </w:r>
    </w:p>
  </w:endnote>
  <w:endnote w:type="continuationNotice" w:id="1">
    <w:p w:rsidR="006708E1" w:rsidRDefault="006708E1" w14:paraId="4AC3B548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919EC84" w:rsidTr="4919EC84" w14:paraId="3CA3D89C" w14:textId="77777777">
      <w:tc>
        <w:tcPr>
          <w:tcW w:w="3120" w:type="dxa"/>
        </w:tcPr>
        <w:p w:rsidR="4919EC84" w:rsidP="4919EC84" w:rsidRDefault="4919EC84" w14:paraId="3B8B4191" w14:textId="2905B022">
          <w:pPr>
            <w:pStyle w:val="Header"/>
            <w:ind w:left="-115"/>
          </w:pPr>
        </w:p>
      </w:tc>
      <w:tc>
        <w:tcPr>
          <w:tcW w:w="3120" w:type="dxa"/>
        </w:tcPr>
        <w:p w:rsidR="4919EC84" w:rsidP="4919EC84" w:rsidRDefault="4919EC84" w14:paraId="7D1204D7" w14:textId="3DADE351">
          <w:pPr>
            <w:pStyle w:val="Header"/>
            <w:jc w:val="center"/>
          </w:pPr>
        </w:p>
      </w:tc>
      <w:tc>
        <w:tcPr>
          <w:tcW w:w="3120" w:type="dxa"/>
        </w:tcPr>
        <w:p w:rsidR="4919EC84" w:rsidP="4919EC84" w:rsidRDefault="4919EC84" w14:paraId="1FAA0B14" w14:textId="0702F4BD">
          <w:pPr>
            <w:pStyle w:val="Header"/>
            <w:ind w:right="-115"/>
            <w:jc w:val="right"/>
          </w:pPr>
        </w:p>
      </w:tc>
    </w:tr>
  </w:tbl>
  <w:p w:rsidR="00C979A2" w:rsidRDefault="00C979A2" w14:paraId="41743FD2" w14:textId="07ADCA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708E1" w:rsidP="00C979A2" w:rsidRDefault="006708E1" w14:paraId="52301F4B" w14:textId="77777777">
      <w:pPr>
        <w:spacing w:after="0" w:line="240" w:lineRule="auto"/>
      </w:pPr>
      <w:r>
        <w:separator/>
      </w:r>
    </w:p>
  </w:footnote>
  <w:footnote w:type="continuationSeparator" w:id="0">
    <w:p w:rsidR="006708E1" w:rsidP="00C979A2" w:rsidRDefault="006708E1" w14:paraId="3634DC25" w14:textId="77777777">
      <w:pPr>
        <w:spacing w:after="0" w:line="240" w:lineRule="auto"/>
      </w:pPr>
      <w:r>
        <w:continuationSeparator/>
      </w:r>
    </w:p>
  </w:footnote>
  <w:footnote w:type="continuationNotice" w:id="1">
    <w:p w:rsidR="006708E1" w:rsidRDefault="006708E1" w14:paraId="6669008D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919EC84" w:rsidTr="4919EC84" w14:paraId="538E4114" w14:textId="77777777">
      <w:tc>
        <w:tcPr>
          <w:tcW w:w="3120" w:type="dxa"/>
        </w:tcPr>
        <w:p w:rsidR="4919EC84" w:rsidP="4919EC84" w:rsidRDefault="4919EC84" w14:paraId="52222E26" w14:textId="0A5722FB">
          <w:pPr>
            <w:pStyle w:val="Header"/>
            <w:ind w:left="-115"/>
          </w:pPr>
        </w:p>
      </w:tc>
      <w:tc>
        <w:tcPr>
          <w:tcW w:w="3120" w:type="dxa"/>
        </w:tcPr>
        <w:p w:rsidR="4919EC84" w:rsidP="4919EC84" w:rsidRDefault="4919EC84" w14:paraId="373B92EF" w14:textId="54B527E0">
          <w:pPr>
            <w:pStyle w:val="Header"/>
            <w:jc w:val="center"/>
          </w:pPr>
        </w:p>
      </w:tc>
      <w:tc>
        <w:tcPr>
          <w:tcW w:w="3120" w:type="dxa"/>
        </w:tcPr>
        <w:p w:rsidR="4919EC84" w:rsidP="4919EC84" w:rsidRDefault="4919EC84" w14:paraId="5040EA7C" w14:textId="792EC346">
          <w:pPr>
            <w:pStyle w:val="Header"/>
            <w:ind w:right="-115"/>
            <w:jc w:val="right"/>
          </w:pPr>
        </w:p>
      </w:tc>
    </w:tr>
  </w:tbl>
  <w:p w:rsidR="00C979A2" w:rsidRDefault="00C979A2" w14:paraId="17DE2860" w14:textId="6A5A5A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468E9"/>
    <w:multiLevelType w:val="hybridMultilevel"/>
    <w:tmpl w:val="FFFFFFFF"/>
    <w:lvl w:ilvl="0" w:tplc="05B20062">
      <w:start w:val="1"/>
      <w:numFmt w:val="lowerRoman"/>
      <w:lvlText w:val="%1."/>
      <w:lvlJc w:val="left"/>
      <w:pPr>
        <w:ind w:left="720" w:hanging="360"/>
      </w:pPr>
    </w:lvl>
    <w:lvl w:ilvl="1" w:tplc="E75073BE">
      <w:start w:val="1"/>
      <w:numFmt w:val="lowerLetter"/>
      <w:lvlText w:val="%2."/>
      <w:lvlJc w:val="left"/>
      <w:pPr>
        <w:ind w:left="1440" w:hanging="360"/>
      </w:pPr>
    </w:lvl>
    <w:lvl w:ilvl="2" w:tplc="AD8C7190">
      <w:start w:val="1"/>
      <w:numFmt w:val="lowerRoman"/>
      <w:lvlText w:val="%3."/>
      <w:lvlJc w:val="right"/>
      <w:pPr>
        <w:ind w:left="2160" w:hanging="180"/>
      </w:pPr>
    </w:lvl>
    <w:lvl w:ilvl="3" w:tplc="3CCA8396">
      <w:start w:val="1"/>
      <w:numFmt w:val="decimal"/>
      <w:lvlText w:val="%4."/>
      <w:lvlJc w:val="left"/>
      <w:pPr>
        <w:ind w:left="2880" w:hanging="360"/>
      </w:pPr>
    </w:lvl>
    <w:lvl w:ilvl="4" w:tplc="80CA3E2A">
      <w:start w:val="1"/>
      <w:numFmt w:val="lowerLetter"/>
      <w:lvlText w:val="%5."/>
      <w:lvlJc w:val="left"/>
      <w:pPr>
        <w:ind w:left="3600" w:hanging="360"/>
      </w:pPr>
    </w:lvl>
    <w:lvl w:ilvl="5" w:tplc="48A6968E">
      <w:start w:val="1"/>
      <w:numFmt w:val="lowerRoman"/>
      <w:lvlText w:val="%6."/>
      <w:lvlJc w:val="right"/>
      <w:pPr>
        <w:ind w:left="4320" w:hanging="180"/>
      </w:pPr>
    </w:lvl>
    <w:lvl w:ilvl="6" w:tplc="4768C728">
      <w:start w:val="1"/>
      <w:numFmt w:val="decimal"/>
      <w:lvlText w:val="%7."/>
      <w:lvlJc w:val="left"/>
      <w:pPr>
        <w:ind w:left="5040" w:hanging="360"/>
      </w:pPr>
    </w:lvl>
    <w:lvl w:ilvl="7" w:tplc="ED5A1FC4">
      <w:start w:val="1"/>
      <w:numFmt w:val="lowerLetter"/>
      <w:lvlText w:val="%8."/>
      <w:lvlJc w:val="left"/>
      <w:pPr>
        <w:ind w:left="5760" w:hanging="360"/>
      </w:pPr>
    </w:lvl>
    <w:lvl w:ilvl="8" w:tplc="192E6BC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863CD"/>
    <w:multiLevelType w:val="hybridMultilevel"/>
    <w:tmpl w:val="EA16F1E0"/>
    <w:lvl w:ilvl="0" w:tplc="E8F20F42">
      <w:start w:val="1"/>
      <w:numFmt w:val="lowerRoman"/>
      <w:lvlText w:val="%1."/>
      <w:lvlJc w:val="left"/>
      <w:pPr>
        <w:ind w:left="1080" w:hanging="360"/>
      </w:pPr>
      <w:rPr>
        <w:rFonts w:hint="default" w:ascii="Segoe UI" w:hAnsi="Segoe UI" w:cs="Segoe UI"/>
      </w:rPr>
    </w:lvl>
    <w:lvl w:ilvl="1" w:tplc="15E41A9C">
      <w:start w:val="1"/>
      <w:numFmt w:val="lowerLetter"/>
      <w:lvlText w:val="%2."/>
      <w:lvlJc w:val="left"/>
      <w:pPr>
        <w:ind w:left="1800" w:hanging="360"/>
      </w:pPr>
    </w:lvl>
    <w:lvl w:ilvl="2" w:tplc="3F3064F8">
      <w:start w:val="1"/>
      <w:numFmt w:val="lowerRoman"/>
      <w:lvlText w:val="%3."/>
      <w:lvlJc w:val="right"/>
      <w:pPr>
        <w:ind w:left="2520" w:hanging="180"/>
      </w:pPr>
    </w:lvl>
    <w:lvl w:ilvl="3" w:tplc="FDE832FA">
      <w:start w:val="1"/>
      <w:numFmt w:val="decimal"/>
      <w:lvlText w:val="%4."/>
      <w:lvlJc w:val="left"/>
      <w:pPr>
        <w:ind w:left="3240" w:hanging="360"/>
      </w:pPr>
    </w:lvl>
    <w:lvl w:ilvl="4" w:tplc="EE6E9C90">
      <w:start w:val="1"/>
      <w:numFmt w:val="lowerLetter"/>
      <w:lvlText w:val="%5."/>
      <w:lvlJc w:val="left"/>
      <w:pPr>
        <w:ind w:left="3960" w:hanging="360"/>
      </w:pPr>
    </w:lvl>
    <w:lvl w:ilvl="5" w:tplc="E758D018">
      <w:start w:val="1"/>
      <w:numFmt w:val="lowerRoman"/>
      <w:lvlText w:val="%6."/>
      <w:lvlJc w:val="right"/>
      <w:pPr>
        <w:ind w:left="4680" w:hanging="180"/>
      </w:pPr>
    </w:lvl>
    <w:lvl w:ilvl="6" w:tplc="AB00A6F0">
      <w:start w:val="1"/>
      <w:numFmt w:val="decimal"/>
      <w:lvlText w:val="%7."/>
      <w:lvlJc w:val="left"/>
      <w:pPr>
        <w:ind w:left="5400" w:hanging="360"/>
      </w:pPr>
    </w:lvl>
    <w:lvl w:ilvl="7" w:tplc="F5601BAA">
      <w:start w:val="1"/>
      <w:numFmt w:val="lowerLetter"/>
      <w:lvlText w:val="%8."/>
      <w:lvlJc w:val="left"/>
      <w:pPr>
        <w:ind w:left="6120" w:hanging="360"/>
      </w:pPr>
    </w:lvl>
    <w:lvl w:ilvl="8" w:tplc="9726096C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035D80"/>
    <w:multiLevelType w:val="hybridMultilevel"/>
    <w:tmpl w:val="FFFFFFFF"/>
    <w:lvl w:ilvl="0" w:tplc="7902B326">
      <w:start w:val="1"/>
      <w:numFmt w:val="upperRoman"/>
      <w:lvlText w:val="%1."/>
      <w:lvlJc w:val="left"/>
      <w:pPr>
        <w:ind w:left="720" w:hanging="360"/>
      </w:pPr>
    </w:lvl>
    <w:lvl w:ilvl="1" w:tplc="4C02817C">
      <w:start w:val="1"/>
      <w:numFmt w:val="lowerLetter"/>
      <w:lvlText w:val="%2."/>
      <w:lvlJc w:val="left"/>
      <w:pPr>
        <w:ind w:left="1440" w:hanging="360"/>
      </w:pPr>
    </w:lvl>
    <w:lvl w:ilvl="2" w:tplc="D4D0EB14">
      <w:start w:val="1"/>
      <w:numFmt w:val="lowerRoman"/>
      <w:lvlText w:val="%3."/>
      <w:lvlJc w:val="right"/>
      <w:pPr>
        <w:ind w:left="2160" w:hanging="180"/>
      </w:pPr>
    </w:lvl>
    <w:lvl w:ilvl="3" w:tplc="186C4914">
      <w:start w:val="1"/>
      <w:numFmt w:val="decimal"/>
      <w:lvlText w:val="%4."/>
      <w:lvlJc w:val="left"/>
      <w:pPr>
        <w:ind w:left="2880" w:hanging="360"/>
      </w:pPr>
    </w:lvl>
    <w:lvl w:ilvl="4" w:tplc="E11A4376">
      <w:start w:val="1"/>
      <w:numFmt w:val="lowerLetter"/>
      <w:lvlText w:val="%5."/>
      <w:lvlJc w:val="left"/>
      <w:pPr>
        <w:ind w:left="3600" w:hanging="360"/>
      </w:pPr>
    </w:lvl>
    <w:lvl w:ilvl="5" w:tplc="7D049114">
      <w:start w:val="1"/>
      <w:numFmt w:val="lowerRoman"/>
      <w:lvlText w:val="%6."/>
      <w:lvlJc w:val="right"/>
      <w:pPr>
        <w:ind w:left="4320" w:hanging="180"/>
      </w:pPr>
    </w:lvl>
    <w:lvl w:ilvl="6" w:tplc="1AB61214">
      <w:start w:val="1"/>
      <w:numFmt w:val="decimal"/>
      <w:lvlText w:val="%7."/>
      <w:lvlJc w:val="left"/>
      <w:pPr>
        <w:ind w:left="5040" w:hanging="360"/>
      </w:pPr>
    </w:lvl>
    <w:lvl w:ilvl="7" w:tplc="E030487E">
      <w:start w:val="1"/>
      <w:numFmt w:val="lowerLetter"/>
      <w:lvlText w:val="%8."/>
      <w:lvlJc w:val="left"/>
      <w:pPr>
        <w:ind w:left="5760" w:hanging="360"/>
      </w:pPr>
    </w:lvl>
    <w:lvl w:ilvl="8" w:tplc="90DA9BB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075D07"/>
    <w:multiLevelType w:val="hybridMultilevel"/>
    <w:tmpl w:val="FFFFFFFF"/>
    <w:lvl w:ilvl="0" w:tplc="5408389A">
      <w:start w:val="1"/>
      <w:numFmt w:val="lowerRoman"/>
      <w:lvlText w:val="%1."/>
      <w:lvlJc w:val="left"/>
      <w:pPr>
        <w:ind w:left="720" w:hanging="360"/>
      </w:pPr>
    </w:lvl>
    <w:lvl w:ilvl="1" w:tplc="FABC9ECE">
      <w:start w:val="1"/>
      <w:numFmt w:val="lowerLetter"/>
      <w:lvlText w:val="%2."/>
      <w:lvlJc w:val="left"/>
      <w:pPr>
        <w:ind w:left="1440" w:hanging="360"/>
      </w:pPr>
    </w:lvl>
    <w:lvl w:ilvl="2" w:tplc="BBC8852E">
      <w:start w:val="1"/>
      <w:numFmt w:val="lowerRoman"/>
      <w:lvlText w:val="%3."/>
      <w:lvlJc w:val="right"/>
      <w:pPr>
        <w:ind w:left="2160" w:hanging="180"/>
      </w:pPr>
    </w:lvl>
    <w:lvl w:ilvl="3" w:tplc="CDA2475E">
      <w:start w:val="1"/>
      <w:numFmt w:val="decimal"/>
      <w:lvlText w:val="%4."/>
      <w:lvlJc w:val="left"/>
      <w:pPr>
        <w:ind w:left="2880" w:hanging="360"/>
      </w:pPr>
    </w:lvl>
    <w:lvl w:ilvl="4" w:tplc="6B2C0D32">
      <w:start w:val="1"/>
      <w:numFmt w:val="lowerLetter"/>
      <w:lvlText w:val="%5."/>
      <w:lvlJc w:val="left"/>
      <w:pPr>
        <w:ind w:left="3600" w:hanging="360"/>
      </w:pPr>
    </w:lvl>
    <w:lvl w:ilvl="5" w:tplc="71CC309E">
      <w:start w:val="1"/>
      <w:numFmt w:val="lowerRoman"/>
      <w:lvlText w:val="%6."/>
      <w:lvlJc w:val="right"/>
      <w:pPr>
        <w:ind w:left="4320" w:hanging="180"/>
      </w:pPr>
    </w:lvl>
    <w:lvl w:ilvl="6" w:tplc="78445FE4">
      <w:start w:val="1"/>
      <w:numFmt w:val="decimal"/>
      <w:lvlText w:val="%7."/>
      <w:lvlJc w:val="left"/>
      <w:pPr>
        <w:ind w:left="5040" w:hanging="360"/>
      </w:pPr>
    </w:lvl>
    <w:lvl w:ilvl="7" w:tplc="15666798">
      <w:start w:val="1"/>
      <w:numFmt w:val="lowerLetter"/>
      <w:lvlText w:val="%8."/>
      <w:lvlJc w:val="left"/>
      <w:pPr>
        <w:ind w:left="5760" w:hanging="360"/>
      </w:pPr>
    </w:lvl>
    <w:lvl w:ilvl="8" w:tplc="8EF02C3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3C687D"/>
    <w:multiLevelType w:val="hybridMultilevel"/>
    <w:tmpl w:val="D4626AF8"/>
    <w:lvl w:ilvl="0" w:tplc="30FA61D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rker-Jervis, Clovis B">
    <w15:presenceInfo w15:providerId="AD" w15:userId="S::cgp4417@ic.ac.uk::7bb57f21-76b9-450a-8459-b12eee829295"/>
  </w15:person>
  <w15:person w15:author="Robert">
    <w15:presenceInfo w15:providerId="None" w15:userId="Robert"/>
  </w15:person>
  <w15:person w15:author="Sharif, Omar">
    <w15:presenceInfo w15:providerId="AD" w15:userId="S::os717@ic.ac.uk::2915cf7b-22ee-475f-ab70-ac57c0b503c0"/>
  </w15:person>
  <w15:person w15:author="Manoj, Darsh">
    <w15:presenceInfo w15:providerId="AD" w15:userId="S::dm1321@ic.ac.uk::b5bfdfba-66ac-4ecd-b49a-ac0bdc469ee3"/>
  </w15:person>
  <w15:person w15:author="Braun, Cornelius">
    <w15:presenceInfo w15:providerId="AD" w15:userId="S::cvb21@ic.ac.uk::3d04cf0f-2602-42b0-aa7d-a7eda0d6c6d0"/>
  </w15:person>
  <w15:person w15:author="Graczyk, Maksymilian">
    <w15:presenceInfo w15:providerId="AD" w15:userId="S::mg5418@ic.ac.uk::13734420-6048-44ec-895b-16b7ee9a8d81"/>
  </w15:person>
  <w15:person w15:author="Coste, Thomas">
    <w15:presenceInfo w15:providerId="AD" w15:userId="S::tlc4418@ic.ac.uk::cfe120ae-d995-4307-a6b7-3dba5b41b20b"/>
  </w15:person>
  <w15:person w15:author="Lau, Ashly">
    <w15:presenceInfo w15:providerId="AD" w15:userId="S::al5217@ic.ac.uk::d20a62eb-19bb-4173-857b-546470fff831"/>
  </w15:person>
  <w15:person w15:author="Tay Li-Ane, Penelope">
    <w15:presenceInfo w15:providerId="AD" w15:userId="S::pt3717@ic.ac.uk::5ec31081-d0f9-4a75-bb8b-fadd5c6d1f4e"/>
  </w15:person>
  <w15:person w15:author="Cross, Tiger">
    <w15:presenceInfo w15:providerId="AD" w15:userId="S::tc2017@ic.ac.uk::fb1a221b-9880-46c9-ad79-4a918b37300c"/>
  </w15:person>
  <w15:person w15:author="Yeo, Matthew">
    <w15:presenceInfo w15:providerId="AD" w15:userId="S::my1817@ic.ac.uk::fd1e30d3-01d0-4bf4-bdb9-0ad0983be88f"/>
  </w15:person>
  <w15:person w15:author="Trew, Samuel I W">
    <w15:presenceInfo w15:providerId="AD" w15:userId="S::st5317@ic.ac.uk::c4af9068-121a-4595-9dd2-4f45acd8d843"/>
  </w15:person>
  <w15:person w15:author="Low, Chandler">
    <w15:presenceInfo w15:providerId="AD" w15:userId="S::tfl4517@ic.ac.uk::5d070738-b213-40fa-980d-f89458c13ec6"/>
  </w15:person>
  <w15:person w15:author="Leaderboard">
    <w15:presenceInfo w15:providerId="None" w15:userId="Leaderboard"/>
  </w15:person>
  <w15:person w15:author="Fraikin, Archibald">
    <w15:presenceInfo w15:providerId="AD" w15:userId="S::aff1218@ic.ac.uk::f08a2f22-2487-4bbb-8cab-1168bc400d3a"/>
  </w15:person>
  <w15:person w15:author="Andreas, Andrew">
    <w15:presenceInfo w15:providerId="AD" w15:userId="S::aja4117@ic.ac.uk::fc7df48d-89a3-4572-84c9-b77a9f607d72"/>
  </w15:person>
  <w15:person w15:author="Roy, Sukant">
    <w15:presenceInfo w15:providerId="AD" w15:userId="S::sr4617@ic.ac.uk::f6ae7b9f-2efe-483f-bca4-5f8b50fad3c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bordersDoNotSurroundHeader/>
  <w:bordersDoNotSurroundFooter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0DAC148"/>
    <w:rsid w:val="0001700D"/>
    <w:rsid w:val="00022710"/>
    <w:rsid w:val="00022A2B"/>
    <w:rsid w:val="00026CE2"/>
    <w:rsid w:val="00030540"/>
    <w:rsid w:val="000318DB"/>
    <w:rsid w:val="00036FF4"/>
    <w:rsid w:val="000479D9"/>
    <w:rsid w:val="0005500D"/>
    <w:rsid w:val="0005795A"/>
    <w:rsid w:val="00057973"/>
    <w:rsid w:val="00057B33"/>
    <w:rsid w:val="00084591"/>
    <w:rsid w:val="00093AA1"/>
    <w:rsid w:val="00097E02"/>
    <w:rsid w:val="000A2A7A"/>
    <w:rsid w:val="000A67E8"/>
    <w:rsid w:val="000A73B1"/>
    <w:rsid w:val="000D1340"/>
    <w:rsid w:val="000D5576"/>
    <w:rsid w:val="000E0390"/>
    <w:rsid w:val="000E3A9E"/>
    <w:rsid w:val="000F0145"/>
    <w:rsid w:val="00102974"/>
    <w:rsid w:val="00111CBA"/>
    <w:rsid w:val="0011630B"/>
    <w:rsid w:val="00116CE0"/>
    <w:rsid w:val="00116F35"/>
    <w:rsid w:val="001244B3"/>
    <w:rsid w:val="00127A84"/>
    <w:rsid w:val="00131FB4"/>
    <w:rsid w:val="00134F8D"/>
    <w:rsid w:val="001554F5"/>
    <w:rsid w:val="001612C9"/>
    <w:rsid w:val="001627A4"/>
    <w:rsid w:val="00180A50"/>
    <w:rsid w:val="001A45F9"/>
    <w:rsid w:val="001B039C"/>
    <w:rsid w:val="001C03F4"/>
    <w:rsid w:val="001E64F9"/>
    <w:rsid w:val="00201B4F"/>
    <w:rsid w:val="002041F7"/>
    <w:rsid w:val="00210A85"/>
    <w:rsid w:val="0021154C"/>
    <w:rsid w:val="00216680"/>
    <w:rsid w:val="002273BC"/>
    <w:rsid w:val="0023147B"/>
    <w:rsid w:val="00235F12"/>
    <w:rsid w:val="00240D06"/>
    <w:rsid w:val="002462F1"/>
    <w:rsid w:val="00260618"/>
    <w:rsid w:val="00264FAC"/>
    <w:rsid w:val="002748FD"/>
    <w:rsid w:val="00283A39"/>
    <w:rsid w:val="002944F3"/>
    <w:rsid w:val="002958A5"/>
    <w:rsid w:val="002A6C1F"/>
    <w:rsid w:val="002C0B6C"/>
    <w:rsid w:val="002D70D1"/>
    <w:rsid w:val="002F7961"/>
    <w:rsid w:val="0030178A"/>
    <w:rsid w:val="00321976"/>
    <w:rsid w:val="003264D1"/>
    <w:rsid w:val="00331ABF"/>
    <w:rsid w:val="003625F7"/>
    <w:rsid w:val="00392E41"/>
    <w:rsid w:val="003937F7"/>
    <w:rsid w:val="00394F98"/>
    <w:rsid w:val="0039592C"/>
    <w:rsid w:val="003B2230"/>
    <w:rsid w:val="003C3EA8"/>
    <w:rsid w:val="003D021E"/>
    <w:rsid w:val="003D1BBB"/>
    <w:rsid w:val="003FA0BD"/>
    <w:rsid w:val="004048E8"/>
    <w:rsid w:val="00422D69"/>
    <w:rsid w:val="00432783"/>
    <w:rsid w:val="004375D9"/>
    <w:rsid w:val="004502E4"/>
    <w:rsid w:val="00451B42"/>
    <w:rsid w:val="00471813"/>
    <w:rsid w:val="004B49D7"/>
    <w:rsid w:val="004B7F8D"/>
    <w:rsid w:val="004C3931"/>
    <w:rsid w:val="004D30EE"/>
    <w:rsid w:val="004E216A"/>
    <w:rsid w:val="004FBA35"/>
    <w:rsid w:val="00504168"/>
    <w:rsid w:val="00520E9F"/>
    <w:rsid w:val="00527C5B"/>
    <w:rsid w:val="00530E70"/>
    <w:rsid w:val="0053349F"/>
    <w:rsid w:val="00534A1E"/>
    <w:rsid w:val="005352A8"/>
    <w:rsid w:val="0054747F"/>
    <w:rsid w:val="0055250E"/>
    <w:rsid w:val="0055312E"/>
    <w:rsid w:val="005559D0"/>
    <w:rsid w:val="00562F91"/>
    <w:rsid w:val="00572F04"/>
    <w:rsid w:val="0058430C"/>
    <w:rsid w:val="00597FB2"/>
    <w:rsid w:val="005A249E"/>
    <w:rsid w:val="005A30A8"/>
    <w:rsid w:val="005C275F"/>
    <w:rsid w:val="005D13DF"/>
    <w:rsid w:val="00615ACE"/>
    <w:rsid w:val="006465C2"/>
    <w:rsid w:val="00662D0F"/>
    <w:rsid w:val="0067047F"/>
    <w:rsid w:val="006708E1"/>
    <w:rsid w:val="00676AF5"/>
    <w:rsid w:val="006A1633"/>
    <w:rsid w:val="006B135F"/>
    <w:rsid w:val="006B66D2"/>
    <w:rsid w:val="006E3CBB"/>
    <w:rsid w:val="006E3F30"/>
    <w:rsid w:val="006F7B4E"/>
    <w:rsid w:val="00711357"/>
    <w:rsid w:val="00725C5A"/>
    <w:rsid w:val="00736DF8"/>
    <w:rsid w:val="007377B1"/>
    <w:rsid w:val="00740B69"/>
    <w:rsid w:val="00764C87"/>
    <w:rsid w:val="007678D9"/>
    <w:rsid w:val="00773B0F"/>
    <w:rsid w:val="00780B7F"/>
    <w:rsid w:val="00791F8E"/>
    <w:rsid w:val="00792EC8"/>
    <w:rsid w:val="007952C7"/>
    <w:rsid w:val="007A7AB0"/>
    <w:rsid w:val="007D1DA3"/>
    <w:rsid w:val="007D4030"/>
    <w:rsid w:val="007E3D4B"/>
    <w:rsid w:val="007E5D67"/>
    <w:rsid w:val="007F4206"/>
    <w:rsid w:val="0081195C"/>
    <w:rsid w:val="008158DA"/>
    <w:rsid w:val="00822E6F"/>
    <w:rsid w:val="00836EB2"/>
    <w:rsid w:val="0084092C"/>
    <w:rsid w:val="00847677"/>
    <w:rsid w:val="00865EAC"/>
    <w:rsid w:val="00867AA4"/>
    <w:rsid w:val="00877C70"/>
    <w:rsid w:val="0088261B"/>
    <w:rsid w:val="00890A5D"/>
    <w:rsid w:val="008C0A25"/>
    <w:rsid w:val="008C5CD9"/>
    <w:rsid w:val="008E50B0"/>
    <w:rsid w:val="008E5926"/>
    <w:rsid w:val="00906A55"/>
    <w:rsid w:val="00915C3F"/>
    <w:rsid w:val="00984785"/>
    <w:rsid w:val="00993FE0"/>
    <w:rsid w:val="009A7477"/>
    <w:rsid w:val="009B6C88"/>
    <w:rsid w:val="009D2BA2"/>
    <w:rsid w:val="009D5542"/>
    <w:rsid w:val="009F6226"/>
    <w:rsid w:val="009F6A06"/>
    <w:rsid w:val="00A03DCE"/>
    <w:rsid w:val="00A050AF"/>
    <w:rsid w:val="00A371AE"/>
    <w:rsid w:val="00A40945"/>
    <w:rsid w:val="00A513CA"/>
    <w:rsid w:val="00A609BB"/>
    <w:rsid w:val="00A864C7"/>
    <w:rsid w:val="00AB3A57"/>
    <w:rsid w:val="00AC1D25"/>
    <w:rsid w:val="00AC535B"/>
    <w:rsid w:val="00AE0D02"/>
    <w:rsid w:val="00AE0FD6"/>
    <w:rsid w:val="00AE2011"/>
    <w:rsid w:val="00B007CD"/>
    <w:rsid w:val="00B01EBD"/>
    <w:rsid w:val="00B053E3"/>
    <w:rsid w:val="00B214FC"/>
    <w:rsid w:val="00B27354"/>
    <w:rsid w:val="00B34B72"/>
    <w:rsid w:val="00B464B5"/>
    <w:rsid w:val="00B532F5"/>
    <w:rsid w:val="00B6716F"/>
    <w:rsid w:val="00B81341"/>
    <w:rsid w:val="00B84D05"/>
    <w:rsid w:val="00B85FF6"/>
    <w:rsid w:val="00B8624C"/>
    <w:rsid w:val="00BB0749"/>
    <w:rsid w:val="00BC0851"/>
    <w:rsid w:val="00BC38A1"/>
    <w:rsid w:val="00BD34DE"/>
    <w:rsid w:val="00C17D94"/>
    <w:rsid w:val="00C21860"/>
    <w:rsid w:val="00C27678"/>
    <w:rsid w:val="00C43B9B"/>
    <w:rsid w:val="00C56E19"/>
    <w:rsid w:val="00C641D7"/>
    <w:rsid w:val="00C77D34"/>
    <w:rsid w:val="00C979A2"/>
    <w:rsid w:val="00CA4E2E"/>
    <w:rsid w:val="00CB40AF"/>
    <w:rsid w:val="00CB6184"/>
    <w:rsid w:val="00CE2502"/>
    <w:rsid w:val="00CE2CCC"/>
    <w:rsid w:val="00CF6CB1"/>
    <w:rsid w:val="00D00A37"/>
    <w:rsid w:val="00D02EBF"/>
    <w:rsid w:val="00D16E3E"/>
    <w:rsid w:val="00D2177C"/>
    <w:rsid w:val="00D35943"/>
    <w:rsid w:val="00D530B3"/>
    <w:rsid w:val="00D76524"/>
    <w:rsid w:val="00DD21CC"/>
    <w:rsid w:val="00DF106F"/>
    <w:rsid w:val="00E129F9"/>
    <w:rsid w:val="00E165C5"/>
    <w:rsid w:val="00E2299F"/>
    <w:rsid w:val="00E241D1"/>
    <w:rsid w:val="00E25539"/>
    <w:rsid w:val="00E31C19"/>
    <w:rsid w:val="00E82EB2"/>
    <w:rsid w:val="00E867BD"/>
    <w:rsid w:val="00E95622"/>
    <w:rsid w:val="00E97978"/>
    <w:rsid w:val="00EC2BD9"/>
    <w:rsid w:val="00EC33A0"/>
    <w:rsid w:val="00EC7B1D"/>
    <w:rsid w:val="00ED1A74"/>
    <w:rsid w:val="00EE63D5"/>
    <w:rsid w:val="00F01D10"/>
    <w:rsid w:val="00F0214F"/>
    <w:rsid w:val="00F0265C"/>
    <w:rsid w:val="00F1033D"/>
    <w:rsid w:val="00F17F1C"/>
    <w:rsid w:val="00F22836"/>
    <w:rsid w:val="00F2461C"/>
    <w:rsid w:val="00F4379D"/>
    <w:rsid w:val="00F628AD"/>
    <w:rsid w:val="00F65D4C"/>
    <w:rsid w:val="00F70736"/>
    <w:rsid w:val="00F82630"/>
    <w:rsid w:val="00F840D0"/>
    <w:rsid w:val="00F87761"/>
    <w:rsid w:val="00F87F3A"/>
    <w:rsid w:val="00F97DE1"/>
    <w:rsid w:val="00FA169D"/>
    <w:rsid w:val="00FA2EA5"/>
    <w:rsid w:val="00FD7E11"/>
    <w:rsid w:val="0112A8D7"/>
    <w:rsid w:val="0122913E"/>
    <w:rsid w:val="0136B37F"/>
    <w:rsid w:val="017D1FFC"/>
    <w:rsid w:val="020751BE"/>
    <w:rsid w:val="024C0A38"/>
    <w:rsid w:val="025BD9C2"/>
    <w:rsid w:val="026144A9"/>
    <w:rsid w:val="026C0908"/>
    <w:rsid w:val="02B27E60"/>
    <w:rsid w:val="02D0D4DE"/>
    <w:rsid w:val="02FB4FE3"/>
    <w:rsid w:val="0324C1A9"/>
    <w:rsid w:val="03294897"/>
    <w:rsid w:val="03350263"/>
    <w:rsid w:val="0342A62E"/>
    <w:rsid w:val="035E1922"/>
    <w:rsid w:val="0377417F"/>
    <w:rsid w:val="038F9729"/>
    <w:rsid w:val="03B112E5"/>
    <w:rsid w:val="03C6A9C0"/>
    <w:rsid w:val="03D86A58"/>
    <w:rsid w:val="040B142A"/>
    <w:rsid w:val="044C1323"/>
    <w:rsid w:val="04581E73"/>
    <w:rsid w:val="04A9037F"/>
    <w:rsid w:val="04C2C596"/>
    <w:rsid w:val="05332AE9"/>
    <w:rsid w:val="0568B7A5"/>
    <w:rsid w:val="057A3D01"/>
    <w:rsid w:val="057A5227"/>
    <w:rsid w:val="06201247"/>
    <w:rsid w:val="068BED1C"/>
    <w:rsid w:val="06C21BD1"/>
    <w:rsid w:val="07100B1A"/>
    <w:rsid w:val="071D41DD"/>
    <w:rsid w:val="07398EB9"/>
    <w:rsid w:val="07872C73"/>
    <w:rsid w:val="07CD15ED"/>
    <w:rsid w:val="07F82755"/>
    <w:rsid w:val="0812C429"/>
    <w:rsid w:val="081D8022"/>
    <w:rsid w:val="0821FBCE"/>
    <w:rsid w:val="0828038C"/>
    <w:rsid w:val="083A0C88"/>
    <w:rsid w:val="08437554"/>
    <w:rsid w:val="08455151"/>
    <w:rsid w:val="085ACA00"/>
    <w:rsid w:val="08B25210"/>
    <w:rsid w:val="08C97FB5"/>
    <w:rsid w:val="08CF89A9"/>
    <w:rsid w:val="08F54BA6"/>
    <w:rsid w:val="0904E240"/>
    <w:rsid w:val="094918AF"/>
    <w:rsid w:val="099519EF"/>
    <w:rsid w:val="09B124CA"/>
    <w:rsid w:val="09CD5AA6"/>
    <w:rsid w:val="09F2B262"/>
    <w:rsid w:val="0AA6A22E"/>
    <w:rsid w:val="0AAA5998"/>
    <w:rsid w:val="0ABAB676"/>
    <w:rsid w:val="0ABB54A7"/>
    <w:rsid w:val="0AD5EB5C"/>
    <w:rsid w:val="0B09C87A"/>
    <w:rsid w:val="0B09D99E"/>
    <w:rsid w:val="0B360BE9"/>
    <w:rsid w:val="0B9814B0"/>
    <w:rsid w:val="0BC4E21B"/>
    <w:rsid w:val="0BCDFF66"/>
    <w:rsid w:val="0BE37C3D"/>
    <w:rsid w:val="0C66F4C1"/>
    <w:rsid w:val="0C8A95B3"/>
    <w:rsid w:val="0C8F55FD"/>
    <w:rsid w:val="0C97B078"/>
    <w:rsid w:val="0CA0231E"/>
    <w:rsid w:val="0CB9C8FA"/>
    <w:rsid w:val="0D4582D0"/>
    <w:rsid w:val="0D46A98C"/>
    <w:rsid w:val="0D5D52CA"/>
    <w:rsid w:val="0D7F4C9E"/>
    <w:rsid w:val="0DA52C5F"/>
    <w:rsid w:val="0DAC5CBD"/>
    <w:rsid w:val="0DC03D69"/>
    <w:rsid w:val="0DCACB75"/>
    <w:rsid w:val="0DDA6CD9"/>
    <w:rsid w:val="0DE519F5"/>
    <w:rsid w:val="0E13331F"/>
    <w:rsid w:val="0E2FC268"/>
    <w:rsid w:val="0E3D1B6C"/>
    <w:rsid w:val="0E7ED847"/>
    <w:rsid w:val="0EA90749"/>
    <w:rsid w:val="0EAEC80B"/>
    <w:rsid w:val="0EB48C55"/>
    <w:rsid w:val="0EFFE0B9"/>
    <w:rsid w:val="0F69A65E"/>
    <w:rsid w:val="0F82CB67"/>
    <w:rsid w:val="0FCE3F21"/>
    <w:rsid w:val="100E865F"/>
    <w:rsid w:val="1040A756"/>
    <w:rsid w:val="1084294A"/>
    <w:rsid w:val="109FDF60"/>
    <w:rsid w:val="10A4D0FD"/>
    <w:rsid w:val="10C4F254"/>
    <w:rsid w:val="10CD85A9"/>
    <w:rsid w:val="10CFEC8B"/>
    <w:rsid w:val="1126EA75"/>
    <w:rsid w:val="1127C9EB"/>
    <w:rsid w:val="1130AE94"/>
    <w:rsid w:val="114FADD4"/>
    <w:rsid w:val="1164E066"/>
    <w:rsid w:val="11980B13"/>
    <w:rsid w:val="11B4DEF7"/>
    <w:rsid w:val="11D86C8B"/>
    <w:rsid w:val="11DD34A7"/>
    <w:rsid w:val="121E87D2"/>
    <w:rsid w:val="12241C85"/>
    <w:rsid w:val="122A8A98"/>
    <w:rsid w:val="126A9DC5"/>
    <w:rsid w:val="1271C222"/>
    <w:rsid w:val="129B1FC2"/>
    <w:rsid w:val="12D0EE62"/>
    <w:rsid w:val="1300B0C7"/>
    <w:rsid w:val="131562C6"/>
    <w:rsid w:val="13161668"/>
    <w:rsid w:val="1345C65B"/>
    <w:rsid w:val="13664DEE"/>
    <w:rsid w:val="136EB1E7"/>
    <w:rsid w:val="1373D053"/>
    <w:rsid w:val="137B3588"/>
    <w:rsid w:val="1382C8E6"/>
    <w:rsid w:val="13AFB808"/>
    <w:rsid w:val="13C221C5"/>
    <w:rsid w:val="13EC8634"/>
    <w:rsid w:val="14145119"/>
    <w:rsid w:val="14391E2F"/>
    <w:rsid w:val="1452D88E"/>
    <w:rsid w:val="149EB593"/>
    <w:rsid w:val="151BB084"/>
    <w:rsid w:val="1538113C"/>
    <w:rsid w:val="153C6F3A"/>
    <w:rsid w:val="15B1636D"/>
    <w:rsid w:val="15D2C084"/>
    <w:rsid w:val="161D19A0"/>
    <w:rsid w:val="1623E949"/>
    <w:rsid w:val="16B6D4C3"/>
    <w:rsid w:val="16E844C4"/>
    <w:rsid w:val="1714B01A"/>
    <w:rsid w:val="17175A95"/>
    <w:rsid w:val="178351F5"/>
    <w:rsid w:val="17D421EA"/>
    <w:rsid w:val="1822DB53"/>
    <w:rsid w:val="18367804"/>
    <w:rsid w:val="1885333C"/>
    <w:rsid w:val="18A31869"/>
    <w:rsid w:val="18BFF757"/>
    <w:rsid w:val="194F3A3D"/>
    <w:rsid w:val="195BCD13"/>
    <w:rsid w:val="1998615E"/>
    <w:rsid w:val="19A28FE9"/>
    <w:rsid w:val="19B6D439"/>
    <w:rsid w:val="19D262E3"/>
    <w:rsid w:val="19EF2351"/>
    <w:rsid w:val="1A0E2A01"/>
    <w:rsid w:val="1A5DCFA6"/>
    <w:rsid w:val="1A61301A"/>
    <w:rsid w:val="1A68D24C"/>
    <w:rsid w:val="1A79D512"/>
    <w:rsid w:val="1A8B4CF6"/>
    <w:rsid w:val="1AA68E67"/>
    <w:rsid w:val="1AA8F802"/>
    <w:rsid w:val="1AE36845"/>
    <w:rsid w:val="1B945F58"/>
    <w:rsid w:val="1C044302"/>
    <w:rsid w:val="1C3671DF"/>
    <w:rsid w:val="1C8FC574"/>
    <w:rsid w:val="1D066225"/>
    <w:rsid w:val="1D10503A"/>
    <w:rsid w:val="1D21CC99"/>
    <w:rsid w:val="1D341C6A"/>
    <w:rsid w:val="1D427D11"/>
    <w:rsid w:val="1D80B347"/>
    <w:rsid w:val="1DB41ADA"/>
    <w:rsid w:val="1DE254C1"/>
    <w:rsid w:val="1E3224BA"/>
    <w:rsid w:val="1E3E608C"/>
    <w:rsid w:val="1E4286AB"/>
    <w:rsid w:val="1E85C20E"/>
    <w:rsid w:val="1E9D446A"/>
    <w:rsid w:val="1EB2AD85"/>
    <w:rsid w:val="1EC8E5E2"/>
    <w:rsid w:val="1EE34569"/>
    <w:rsid w:val="1F0BAFEE"/>
    <w:rsid w:val="1F102F1E"/>
    <w:rsid w:val="1F1B331B"/>
    <w:rsid w:val="1F314367"/>
    <w:rsid w:val="1F92D7B8"/>
    <w:rsid w:val="1FA5F04F"/>
    <w:rsid w:val="1FD1F924"/>
    <w:rsid w:val="200C477C"/>
    <w:rsid w:val="2014A496"/>
    <w:rsid w:val="201609FC"/>
    <w:rsid w:val="2022F4B6"/>
    <w:rsid w:val="2037BF23"/>
    <w:rsid w:val="20870F67"/>
    <w:rsid w:val="20B85139"/>
    <w:rsid w:val="210DD51C"/>
    <w:rsid w:val="216C2B3A"/>
    <w:rsid w:val="21F03561"/>
    <w:rsid w:val="2209B76B"/>
    <w:rsid w:val="223349DB"/>
    <w:rsid w:val="225F4B3E"/>
    <w:rsid w:val="22671A2A"/>
    <w:rsid w:val="226F6C50"/>
    <w:rsid w:val="2271F34D"/>
    <w:rsid w:val="22A1D836"/>
    <w:rsid w:val="22B3B2C6"/>
    <w:rsid w:val="22C2CDDA"/>
    <w:rsid w:val="235CCC9B"/>
    <w:rsid w:val="2366640D"/>
    <w:rsid w:val="238D29F8"/>
    <w:rsid w:val="23D9DB5C"/>
    <w:rsid w:val="240C9F72"/>
    <w:rsid w:val="243A4D25"/>
    <w:rsid w:val="2469F895"/>
    <w:rsid w:val="24B270E5"/>
    <w:rsid w:val="24BCDDA7"/>
    <w:rsid w:val="24D4AB02"/>
    <w:rsid w:val="250679D3"/>
    <w:rsid w:val="252BBB21"/>
    <w:rsid w:val="253D7BBE"/>
    <w:rsid w:val="254DD25B"/>
    <w:rsid w:val="2555D519"/>
    <w:rsid w:val="256CDA45"/>
    <w:rsid w:val="2587F263"/>
    <w:rsid w:val="25E1463F"/>
    <w:rsid w:val="25F0D1D4"/>
    <w:rsid w:val="25F24F40"/>
    <w:rsid w:val="260FF72C"/>
    <w:rsid w:val="2628C126"/>
    <w:rsid w:val="26922812"/>
    <w:rsid w:val="2692600D"/>
    <w:rsid w:val="26AA6D69"/>
    <w:rsid w:val="26B0C6A1"/>
    <w:rsid w:val="26CB16FC"/>
    <w:rsid w:val="26D87772"/>
    <w:rsid w:val="27117C1E"/>
    <w:rsid w:val="272721DC"/>
    <w:rsid w:val="273C865E"/>
    <w:rsid w:val="27A51192"/>
    <w:rsid w:val="28275AF0"/>
    <w:rsid w:val="28559ADE"/>
    <w:rsid w:val="285A2A22"/>
    <w:rsid w:val="28605D6F"/>
    <w:rsid w:val="28674842"/>
    <w:rsid w:val="29000449"/>
    <w:rsid w:val="29409967"/>
    <w:rsid w:val="294D52BE"/>
    <w:rsid w:val="295475FB"/>
    <w:rsid w:val="29A4CE58"/>
    <w:rsid w:val="29BCC4CD"/>
    <w:rsid w:val="2AB0441A"/>
    <w:rsid w:val="2ADC2A56"/>
    <w:rsid w:val="2B2A9FE8"/>
    <w:rsid w:val="2B31B19D"/>
    <w:rsid w:val="2B5990AC"/>
    <w:rsid w:val="2B5C92FA"/>
    <w:rsid w:val="2B8A340A"/>
    <w:rsid w:val="2B9085E4"/>
    <w:rsid w:val="2BB60607"/>
    <w:rsid w:val="2BE3DA9B"/>
    <w:rsid w:val="2C15A969"/>
    <w:rsid w:val="2CA945B5"/>
    <w:rsid w:val="2CDF9D94"/>
    <w:rsid w:val="2CE71338"/>
    <w:rsid w:val="2CF5610D"/>
    <w:rsid w:val="2CF8635B"/>
    <w:rsid w:val="2D393082"/>
    <w:rsid w:val="2D444AB6"/>
    <w:rsid w:val="2D474AB2"/>
    <w:rsid w:val="2D4C6A12"/>
    <w:rsid w:val="2D65926F"/>
    <w:rsid w:val="2D6616A9"/>
    <w:rsid w:val="2D8E0591"/>
    <w:rsid w:val="2DAAAF1D"/>
    <w:rsid w:val="2DE4CF03"/>
    <w:rsid w:val="2DF7669D"/>
    <w:rsid w:val="2E094C38"/>
    <w:rsid w:val="2E2D1478"/>
    <w:rsid w:val="2E4775BA"/>
    <w:rsid w:val="2E6FE419"/>
    <w:rsid w:val="2E9795FC"/>
    <w:rsid w:val="2EB8BC61"/>
    <w:rsid w:val="2EDCE2BA"/>
    <w:rsid w:val="2F3858DD"/>
    <w:rsid w:val="2F744BB0"/>
    <w:rsid w:val="2F88A8AA"/>
    <w:rsid w:val="2FAE6231"/>
    <w:rsid w:val="300C1E39"/>
    <w:rsid w:val="30270F1D"/>
    <w:rsid w:val="306E3B3A"/>
    <w:rsid w:val="309B1932"/>
    <w:rsid w:val="30B6BDD7"/>
    <w:rsid w:val="30D9E7A3"/>
    <w:rsid w:val="30DC70DE"/>
    <w:rsid w:val="3108F41B"/>
    <w:rsid w:val="31091705"/>
    <w:rsid w:val="3123F8E6"/>
    <w:rsid w:val="313F514E"/>
    <w:rsid w:val="3176F623"/>
    <w:rsid w:val="31B34FF3"/>
    <w:rsid w:val="31BD6BA7"/>
    <w:rsid w:val="31C24BC3"/>
    <w:rsid w:val="31CA96A2"/>
    <w:rsid w:val="31E85FE7"/>
    <w:rsid w:val="31EA2928"/>
    <w:rsid w:val="31EE17F7"/>
    <w:rsid w:val="3207B4EE"/>
    <w:rsid w:val="32085F97"/>
    <w:rsid w:val="321AF29B"/>
    <w:rsid w:val="3222189D"/>
    <w:rsid w:val="3248AF9A"/>
    <w:rsid w:val="3285A1EC"/>
    <w:rsid w:val="329E8785"/>
    <w:rsid w:val="32C7B6CD"/>
    <w:rsid w:val="32F7B677"/>
    <w:rsid w:val="330FDC19"/>
    <w:rsid w:val="337CC477"/>
    <w:rsid w:val="3380CD3C"/>
    <w:rsid w:val="3399BA2F"/>
    <w:rsid w:val="33F270B7"/>
    <w:rsid w:val="33F31007"/>
    <w:rsid w:val="34D2F704"/>
    <w:rsid w:val="34EE9FFB"/>
    <w:rsid w:val="350F7F7C"/>
    <w:rsid w:val="351C093E"/>
    <w:rsid w:val="35350A28"/>
    <w:rsid w:val="3539C948"/>
    <w:rsid w:val="356D9789"/>
    <w:rsid w:val="35769226"/>
    <w:rsid w:val="35A36352"/>
    <w:rsid w:val="35DD97FE"/>
    <w:rsid w:val="363452AE"/>
    <w:rsid w:val="3652C2E4"/>
    <w:rsid w:val="36603EFF"/>
    <w:rsid w:val="367B462E"/>
    <w:rsid w:val="36A2DAFC"/>
    <w:rsid w:val="36B82E5A"/>
    <w:rsid w:val="36E0758E"/>
    <w:rsid w:val="36E19034"/>
    <w:rsid w:val="36E46CE7"/>
    <w:rsid w:val="36F361EA"/>
    <w:rsid w:val="370F73AA"/>
    <w:rsid w:val="372B1BF9"/>
    <w:rsid w:val="3751A5DF"/>
    <w:rsid w:val="379C49CE"/>
    <w:rsid w:val="37B2295B"/>
    <w:rsid w:val="38037B18"/>
    <w:rsid w:val="3859DBC1"/>
    <w:rsid w:val="3866E990"/>
    <w:rsid w:val="38739A15"/>
    <w:rsid w:val="3880A965"/>
    <w:rsid w:val="38824794"/>
    <w:rsid w:val="3898EC7F"/>
    <w:rsid w:val="38D2E4B8"/>
    <w:rsid w:val="38E2F19A"/>
    <w:rsid w:val="39AE92BF"/>
    <w:rsid w:val="39B0E266"/>
    <w:rsid w:val="39B38F1E"/>
    <w:rsid w:val="39B7A698"/>
    <w:rsid w:val="39DE94B2"/>
    <w:rsid w:val="39E837D3"/>
    <w:rsid w:val="3A1F2AF2"/>
    <w:rsid w:val="3A585AD9"/>
    <w:rsid w:val="3A5B0B35"/>
    <w:rsid w:val="3A5C9FD5"/>
    <w:rsid w:val="3A905071"/>
    <w:rsid w:val="3AA23E56"/>
    <w:rsid w:val="3AD925C3"/>
    <w:rsid w:val="3BB90E76"/>
    <w:rsid w:val="3BD50AB7"/>
    <w:rsid w:val="3BE9ED9A"/>
    <w:rsid w:val="3BEA47A0"/>
    <w:rsid w:val="3C10734C"/>
    <w:rsid w:val="3C12A4D6"/>
    <w:rsid w:val="3C6E9913"/>
    <w:rsid w:val="3C9D7BA2"/>
    <w:rsid w:val="3CAE378A"/>
    <w:rsid w:val="3CDCF68A"/>
    <w:rsid w:val="3CF13DEA"/>
    <w:rsid w:val="3CF63527"/>
    <w:rsid w:val="3CF660DE"/>
    <w:rsid w:val="3D324088"/>
    <w:rsid w:val="3D35448A"/>
    <w:rsid w:val="3D68DA1A"/>
    <w:rsid w:val="3DA1CB89"/>
    <w:rsid w:val="3DB662BD"/>
    <w:rsid w:val="3DC30DB2"/>
    <w:rsid w:val="3DE9D996"/>
    <w:rsid w:val="3E14F803"/>
    <w:rsid w:val="3E4F81E9"/>
    <w:rsid w:val="3E7F6A0A"/>
    <w:rsid w:val="3E870041"/>
    <w:rsid w:val="3E9A9CFC"/>
    <w:rsid w:val="3EAF42BE"/>
    <w:rsid w:val="3ECE10D0"/>
    <w:rsid w:val="3ED41CEB"/>
    <w:rsid w:val="3F57623A"/>
    <w:rsid w:val="3F7DB791"/>
    <w:rsid w:val="3F7EDAAE"/>
    <w:rsid w:val="3FD3DD84"/>
    <w:rsid w:val="3FE6EA3D"/>
    <w:rsid w:val="3FEA996C"/>
    <w:rsid w:val="3FF80F02"/>
    <w:rsid w:val="40A711D8"/>
    <w:rsid w:val="40F3329B"/>
    <w:rsid w:val="40F6F4FF"/>
    <w:rsid w:val="411D344A"/>
    <w:rsid w:val="416470D3"/>
    <w:rsid w:val="417447E7"/>
    <w:rsid w:val="4174C934"/>
    <w:rsid w:val="41753CDE"/>
    <w:rsid w:val="41804E63"/>
    <w:rsid w:val="4190D461"/>
    <w:rsid w:val="41A8780E"/>
    <w:rsid w:val="41A8A493"/>
    <w:rsid w:val="41D00E5B"/>
    <w:rsid w:val="41DBE0DA"/>
    <w:rsid w:val="42152BF5"/>
    <w:rsid w:val="421A48BD"/>
    <w:rsid w:val="423A4AC3"/>
    <w:rsid w:val="423EAD3A"/>
    <w:rsid w:val="426776A5"/>
    <w:rsid w:val="42716015"/>
    <w:rsid w:val="427F4872"/>
    <w:rsid w:val="4295DE1C"/>
    <w:rsid w:val="43109995"/>
    <w:rsid w:val="43338C61"/>
    <w:rsid w:val="433FEEBC"/>
    <w:rsid w:val="4377B13B"/>
    <w:rsid w:val="43834341"/>
    <w:rsid w:val="43995777"/>
    <w:rsid w:val="439BB4E4"/>
    <w:rsid w:val="43C96469"/>
    <w:rsid w:val="444EDA84"/>
    <w:rsid w:val="449C1195"/>
    <w:rsid w:val="44A8CDEF"/>
    <w:rsid w:val="44B838E7"/>
    <w:rsid w:val="452A0712"/>
    <w:rsid w:val="452A8109"/>
    <w:rsid w:val="453B430C"/>
    <w:rsid w:val="4556E261"/>
    <w:rsid w:val="457D890F"/>
    <w:rsid w:val="4587E65B"/>
    <w:rsid w:val="459A0D9E"/>
    <w:rsid w:val="45C0E256"/>
    <w:rsid w:val="4607448F"/>
    <w:rsid w:val="4618CAFD"/>
    <w:rsid w:val="469B0225"/>
    <w:rsid w:val="46F1A066"/>
    <w:rsid w:val="470E7466"/>
    <w:rsid w:val="4719FEE3"/>
    <w:rsid w:val="475D4503"/>
    <w:rsid w:val="47658FBA"/>
    <w:rsid w:val="47A42D99"/>
    <w:rsid w:val="47E30E8A"/>
    <w:rsid w:val="47E40AB8"/>
    <w:rsid w:val="47EB76F1"/>
    <w:rsid w:val="480320E7"/>
    <w:rsid w:val="4807827C"/>
    <w:rsid w:val="4845CB9D"/>
    <w:rsid w:val="4849402F"/>
    <w:rsid w:val="4860104E"/>
    <w:rsid w:val="488BE650"/>
    <w:rsid w:val="48C915D4"/>
    <w:rsid w:val="48CED8F8"/>
    <w:rsid w:val="4919EC84"/>
    <w:rsid w:val="492B24E3"/>
    <w:rsid w:val="4960ABDD"/>
    <w:rsid w:val="49990376"/>
    <w:rsid w:val="49A59196"/>
    <w:rsid w:val="4A12D141"/>
    <w:rsid w:val="4A621D33"/>
    <w:rsid w:val="4AC7A4C3"/>
    <w:rsid w:val="4AD8FB31"/>
    <w:rsid w:val="4AF1CEE3"/>
    <w:rsid w:val="4AF9BA13"/>
    <w:rsid w:val="4B012B39"/>
    <w:rsid w:val="4B565A30"/>
    <w:rsid w:val="4BE803B5"/>
    <w:rsid w:val="4BF3D73F"/>
    <w:rsid w:val="4C930774"/>
    <w:rsid w:val="4CACEE6B"/>
    <w:rsid w:val="4CD8A608"/>
    <w:rsid w:val="4D0D58AA"/>
    <w:rsid w:val="4D6D2817"/>
    <w:rsid w:val="4D787FD0"/>
    <w:rsid w:val="4DB7669F"/>
    <w:rsid w:val="4DC209BA"/>
    <w:rsid w:val="4DCE27F5"/>
    <w:rsid w:val="4DF5BCCA"/>
    <w:rsid w:val="4E006144"/>
    <w:rsid w:val="4E040234"/>
    <w:rsid w:val="4E0D45FD"/>
    <w:rsid w:val="4E38CB7F"/>
    <w:rsid w:val="4E567D7E"/>
    <w:rsid w:val="4E80116D"/>
    <w:rsid w:val="4EC3803C"/>
    <w:rsid w:val="4EC4E81C"/>
    <w:rsid w:val="4ED89ED7"/>
    <w:rsid w:val="4F106BE4"/>
    <w:rsid w:val="4F60378C"/>
    <w:rsid w:val="4F6856E8"/>
    <w:rsid w:val="4F871350"/>
    <w:rsid w:val="4FD0688F"/>
    <w:rsid w:val="4FF094AF"/>
    <w:rsid w:val="50360ABB"/>
    <w:rsid w:val="507538A4"/>
    <w:rsid w:val="5096F835"/>
    <w:rsid w:val="50B5445B"/>
    <w:rsid w:val="510DB4ED"/>
    <w:rsid w:val="51393DAC"/>
    <w:rsid w:val="514C054A"/>
    <w:rsid w:val="5190DAD0"/>
    <w:rsid w:val="51AE4803"/>
    <w:rsid w:val="52206949"/>
    <w:rsid w:val="5287B434"/>
    <w:rsid w:val="5297D84E"/>
    <w:rsid w:val="52AE6AF8"/>
    <w:rsid w:val="52E9209B"/>
    <w:rsid w:val="52F4DEBB"/>
    <w:rsid w:val="52F9D70C"/>
    <w:rsid w:val="53479805"/>
    <w:rsid w:val="5347D541"/>
    <w:rsid w:val="543D2280"/>
    <w:rsid w:val="5455A8F2"/>
    <w:rsid w:val="5461D450"/>
    <w:rsid w:val="54AFE0F4"/>
    <w:rsid w:val="54E9AC0A"/>
    <w:rsid w:val="5558A477"/>
    <w:rsid w:val="556D8A4B"/>
    <w:rsid w:val="557B063C"/>
    <w:rsid w:val="55909920"/>
    <w:rsid w:val="55E1320B"/>
    <w:rsid w:val="56016395"/>
    <w:rsid w:val="5632C089"/>
    <w:rsid w:val="564807FB"/>
    <w:rsid w:val="5651C739"/>
    <w:rsid w:val="56563EC5"/>
    <w:rsid w:val="565B0CE7"/>
    <w:rsid w:val="5660A1ED"/>
    <w:rsid w:val="5666C9B1"/>
    <w:rsid w:val="568034B9"/>
    <w:rsid w:val="5696CE83"/>
    <w:rsid w:val="569AC2E2"/>
    <w:rsid w:val="56E87D51"/>
    <w:rsid w:val="56F7AE1F"/>
    <w:rsid w:val="57130928"/>
    <w:rsid w:val="571328C9"/>
    <w:rsid w:val="57522114"/>
    <w:rsid w:val="57580EE6"/>
    <w:rsid w:val="575DF05E"/>
    <w:rsid w:val="57A02D43"/>
    <w:rsid w:val="57DDB7D2"/>
    <w:rsid w:val="57E45986"/>
    <w:rsid w:val="58019ABB"/>
    <w:rsid w:val="581F4273"/>
    <w:rsid w:val="58458EF4"/>
    <w:rsid w:val="58689C1A"/>
    <w:rsid w:val="588954A8"/>
    <w:rsid w:val="5896E870"/>
    <w:rsid w:val="58DA7A60"/>
    <w:rsid w:val="58F09847"/>
    <w:rsid w:val="590D60B0"/>
    <w:rsid w:val="592BF869"/>
    <w:rsid w:val="5937A0CB"/>
    <w:rsid w:val="59550BB9"/>
    <w:rsid w:val="595831F1"/>
    <w:rsid w:val="598747EE"/>
    <w:rsid w:val="59982EEE"/>
    <w:rsid w:val="59A3DA3B"/>
    <w:rsid w:val="59EA9FB0"/>
    <w:rsid w:val="59FF6CC0"/>
    <w:rsid w:val="5A0AE4CF"/>
    <w:rsid w:val="5A2FA3B1"/>
    <w:rsid w:val="5A8FAFA8"/>
    <w:rsid w:val="5AD99411"/>
    <w:rsid w:val="5ADDFE05"/>
    <w:rsid w:val="5AE81596"/>
    <w:rsid w:val="5AEC5D91"/>
    <w:rsid w:val="5AF75C4C"/>
    <w:rsid w:val="5AF9EE60"/>
    <w:rsid w:val="5B29C077"/>
    <w:rsid w:val="5B306BE4"/>
    <w:rsid w:val="5B37FA7F"/>
    <w:rsid w:val="5B456C18"/>
    <w:rsid w:val="5B6C7BC8"/>
    <w:rsid w:val="5BB744C2"/>
    <w:rsid w:val="5BD17836"/>
    <w:rsid w:val="5BD595D0"/>
    <w:rsid w:val="5BF0BFF8"/>
    <w:rsid w:val="5C3F1CDD"/>
    <w:rsid w:val="5C3F3281"/>
    <w:rsid w:val="5C567416"/>
    <w:rsid w:val="5C8A3258"/>
    <w:rsid w:val="5CC8CB37"/>
    <w:rsid w:val="5D06D617"/>
    <w:rsid w:val="5D2ACF04"/>
    <w:rsid w:val="5D2D7EC2"/>
    <w:rsid w:val="5D36D84A"/>
    <w:rsid w:val="5D73544B"/>
    <w:rsid w:val="5D8C51B9"/>
    <w:rsid w:val="5D911013"/>
    <w:rsid w:val="5DD5D26B"/>
    <w:rsid w:val="5DDC4D1C"/>
    <w:rsid w:val="5DFD5CB1"/>
    <w:rsid w:val="5E13C9A1"/>
    <w:rsid w:val="5E1A1A66"/>
    <w:rsid w:val="5E2E5642"/>
    <w:rsid w:val="5E8F3738"/>
    <w:rsid w:val="5E8FFF08"/>
    <w:rsid w:val="5EA94BA6"/>
    <w:rsid w:val="5EAECC6C"/>
    <w:rsid w:val="5EE75BC8"/>
    <w:rsid w:val="5F33B23B"/>
    <w:rsid w:val="5F549D61"/>
    <w:rsid w:val="5F8E6496"/>
    <w:rsid w:val="5F96CE12"/>
    <w:rsid w:val="60001B5F"/>
    <w:rsid w:val="602BCF69"/>
    <w:rsid w:val="603FECEB"/>
    <w:rsid w:val="6093E9AB"/>
    <w:rsid w:val="60AD1BFF"/>
    <w:rsid w:val="60C85F5F"/>
    <w:rsid w:val="60CF829C"/>
    <w:rsid w:val="610B7ADD"/>
    <w:rsid w:val="611D16B3"/>
    <w:rsid w:val="61493B2D"/>
    <w:rsid w:val="615655FF"/>
    <w:rsid w:val="617C9C61"/>
    <w:rsid w:val="6192FA12"/>
    <w:rsid w:val="619DC75B"/>
    <w:rsid w:val="61D621D2"/>
    <w:rsid w:val="61E7B485"/>
    <w:rsid w:val="620B1699"/>
    <w:rsid w:val="62471C47"/>
    <w:rsid w:val="635B2D29"/>
    <w:rsid w:val="63C853E6"/>
    <w:rsid w:val="63D1C213"/>
    <w:rsid w:val="642F0A8D"/>
    <w:rsid w:val="643B23CB"/>
    <w:rsid w:val="644A2EC2"/>
    <w:rsid w:val="6459E433"/>
    <w:rsid w:val="64646530"/>
    <w:rsid w:val="6483D588"/>
    <w:rsid w:val="648B2DFF"/>
    <w:rsid w:val="649CFCD0"/>
    <w:rsid w:val="64A88D76"/>
    <w:rsid w:val="64AFFB15"/>
    <w:rsid w:val="64C39A44"/>
    <w:rsid w:val="64DA120F"/>
    <w:rsid w:val="65038742"/>
    <w:rsid w:val="655856E1"/>
    <w:rsid w:val="656866DB"/>
    <w:rsid w:val="657247AE"/>
    <w:rsid w:val="65AD24C8"/>
    <w:rsid w:val="65B25C17"/>
    <w:rsid w:val="65B71AB6"/>
    <w:rsid w:val="66110810"/>
    <w:rsid w:val="6636E527"/>
    <w:rsid w:val="665BE70A"/>
    <w:rsid w:val="66E29FCC"/>
    <w:rsid w:val="671605F1"/>
    <w:rsid w:val="6784E146"/>
    <w:rsid w:val="67C4391B"/>
    <w:rsid w:val="680F2457"/>
    <w:rsid w:val="6821FC41"/>
    <w:rsid w:val="684AFED0"/>
    <w:rsid w:val="689B154B"/>
    <w:rsid w:val="68B3E002"/>
    <w:rsid w:val="69123443"/>
    <w:rsid w:val="691C673C"/>
    <w:rsid w:val="6940C9B1"/>
    <w:rsid w:val="695D858F"/>
    <w:rsid w:val="699D3532"/>
    <w:rsid w:val="69A2540F"/>
    <w:rsid w:val="69A9D384"/>
    <w:rsid w:val="69E82AB0"/>
    <w:rsid w:val="6A0976B6"/>
    <w:rsid w:val="6A1CDFD7"/>
    <w:rsid w:val="6A223714"/>
    <w:rsid w:val="6A3A71E8"/>
    <w:rsid w:val="6A45C4CC"/>
    <w:rsid w:val="6A48AAA9"/>
    <w:rsid w:val="6AC1032D"/>
    <w:rsid w:val="6ACE3156"/>
    <w:rsid w:val="6AD19708"/>
    <w:rsid w:val="6B79FEE9"/>
    <w:rsid w:val="6B8EA5B1"/>
    <w:rsid w:val="6BA5A4BE"/>
    <w:rsid w:val="6BD22CC9"/>
    <w:rsid w:val="6BF3030A"/>
    <w:rsid w:val="6C231EA1"/>
    <w:rsid w:val="6C6166C3"/>
    <w:rsid w:val="6CDF3381"/>
    <w:rsid w:val="6D06CF16"/>
    <w:rsid w:val="6D2D6ACB"/>
    <w:rsid w:val="6D48B464"/>
    <w:rsid w:val="6D560DCF"/>
    <w:rsid w:val="6D71FA5C"/>
    <w:rsid w:val="6D74AD8C"/>
    <w:rsid w:val="6D778FD6"/>
    <w:rsid w:val="6E1A5242"/>
    <w:rsid w:val="6E337A9F"/>
    <w:rsid w:val="6E3387D5"/>
    <w:rsid w:val="6E4EBCCD"/>
    <w:rsid w:val="6E5E57EA"/>
    <w:rsid w:val="6E7D5637"/>
    <w:rsid w:val="6EAD64B4"/>
    <w:rsid w:val="6F2E2783"/>
    <w:rsid w:val="6F319791"/>
    <w:rsid w:val="6F35B9FF"/>
    <w:rsid w:val="6F727467"/>
    <w:rsid w:val="6FC0720A"/>
    <w:rsid w:val="700209FE"/>
    <w:rsid w:val="701EBE18"/>
    <w:rsid w:val="706673C9"/>
    <w:rsid w:val="7068A45B"/>
    <w:rsid w:val="70B748C3"/>
    <w:rsid w:val="70C4F8A4"/>
    <w:rsid w:val="70D4BAC5"/>
    <w:rsid w:val="70D721A2"/>
    <w:rsid w:val="70D9BD8B"/>
    <w:rsid w:val="70DAC148"/>
    <w:rsid w:val="70ED93EC"/>
    <w:rsid w:val="70FDBFC9"/>
    <w:rsid w:val="71338BD4"/>
    <w:rsid w:val="71493638"/>
    <w:rsid w:val="716B46BC"/>
    <w:rsid w:val="71A8E8D8"/>
    <w:rsid w:val="71A9675F"/>
    <w:rsid w:val="71B4ECE8"/>
    <w:rsid w:val="71D0CB24"/>
    <w:rsid w:val="72026828"/>
    <w:rsid w:val="7208D7E9"/>
    <w:rsid w:val="72100F5D"/>
    <w:rsid w:val="72210916"/>
    <w:rsid w:val="728CA7C2"/>
    <w:rsid w:val="72957F59"/>
    <w:rsid w:val="72B8D2DD"/>
    <w:rsid w:val="72E10B82"/>
    <w:rsid w:val="7339AAC0"/>
    <w:rsid w:val="73437AB5"/>
    <w:rsid w:val="7358F5E9"/>
    <w:rsid w:val="73708E2C"/>
    <w:rsid w:val="73A9DEC0"/>
    <w:rsid w:val="73D064B4"/>
    <w:rsid w:val="73D72ADA"/>
    <w:rsid w:val="73EEE623"/>
    <w:rsid w:val="7407F1DA"/>
    <w:rsid w:val="7414F1AB"/>
    <w:rsid w:val="741BE365"/>
    <w:rsid w:val="743B7AE1"/>
    <w:rsid w:val="74E47A5F"/>
    <w:rsid w:val="75239287"/>
    <w:rsid w:val="75649730"/>
    <w:rsid w:val="756648DB"/>
    <w:rsid w:val="757A546B"/>
    <w:rsid w:val="757D56B9"/>
    <w:rsid w:val="758E5F5B"/>
    <w:rsid w:val="7598471B"/>
    <w:rsid w:val="75BB074A"/>
    <w:rsid w:val="75D74B42"/>
    <w:rsid w:val="75EA85CD"/>
    <w:rsid w:val="761C793D"/>
    <w:rsid w:val="76206145"/>
    <w:rsid w:val="76215B62"/>
    <w:rsid w:val="765CC43B"/>
    <w:rsid w:val="7667AEBA"/>
    <w:rsid w:val="768D07B2"/>
    <w:rsid w:val="76B207D6"/>
    <w:rsid w:val="76D3257D"/>
    <w:rsid w:val="771F1F84"/>
    <w:rsid w:val="77231820"/>
    <w:rsid w:val="77320CF3"/>
    <w:rsid w:val="77358537"/>
    <w:rsid w:val="7754B391"/>
    <w:rsid w:val="7773DF55"/>
    <w:rsid w:val="779DA06C"/>
    <w:rsid w:val="77D44577"/>
    <w:rsid w:val="77D883B0"/>
    <w:rsid w:val="783711D7"/>
    <w:rsid w:val="78745BA6"/>
    <w:rsid w:val="787BAE6A"/>
    <w:rsid w:val="78A6F287"/>
    <w:rsid w:val="78EF5488"/>
    <w:rsid w:val="791F2AFC"/>
    <w:rsid w:val="79554E6B"/>
    <w:rsid w:val="796ECB17"/>
    <w:rsid w:val="79AF153A"/>
    <w:rsid w:val="7A147363"/>
    <w:rsid w:val="7A57B50A"/>
    <w:rsid w:val="7A93B300"/>
    <w:rsid w:val="7B328176"/>
    <w:rsid w:val="7B44BCA5"/>
    <w:rsid w:val="7B83A983"/>
    <w:rsid w:val="7B9691D2"/>
    <w:rsid w:val="7BA0B0E2"/>
    <w:rsid w:val="7BCBE8AB"/>
    <w:rsid w:val="7C0E8D60"/>
    <w:rsid w:val="7C205654"/>
    <w:rsid w:val="7C75CA14"/>
    <w:rsid w:val="7C90712F"/>
    <w:rsid w:val="7C934902"/>
    <w:rsid w:val="7CADE834"/>
    <w:rsid w:val="7CB93E6E"/>
    <w:rsid w:val="7CD86DAA"/>
    <w:rsid w:val="7D02F3A3"/>
    <w:rsid w:val="7D56873E"/>
    <w:rsid w:val="7D6928D3"/>
    <w:rsid w:val="7D88689E"/>
    <w:rsid w:val="7E0874D5"/>
    <w:rsid w:val="7E2EDA7B"/>
    <w:rsid w:val="7E48ECCE"/>
    <w:rsid w:val="7E540300"/>
    <w:rsid w:val="7E851277"/>
    <w:rsid w:val="7F060286"/>
    <w:rsid w:val="7F2E8608"/>
    <w:rsid w:val="7F4363AC"/>
    <w:rsid w:val="7F7A19CF"/>
    <w:rsid w:val="7F96E132"/>
    <w:rsid w:val="7FD6BAB7"/>
    <w:rsid w:val="7FF7A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AC148"/>
  <w15:chartTrackingRefBased/>
  <w15:docId w15:val="{26310041-1BB6-434D-9EF2-BBFC4D89D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554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D5542"/>
    <w:rPr>
      <w:color w:val="80808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71813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471813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471813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18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471813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A30A8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5A30A8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5797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979A2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C979A2"/>
  </w:style>
  <w:style w:type="paragraph" w:styleId="Footer">
    <w:name w:val="footer"/>
    <w:basedOn w:val="Normal"/>
    <w:link w:val="FooterChar"/>
    <w:uiPriority w:val="99"/>
    <w:unhideWhenUsed/>
    <w:rsid w:val="00C979A2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C979A2"/>
  </w:style>
  <w:style w:type="table" w:styleId="TableGrid">
    <w:name w:val="Table Grid"/>
    <w:basedOn w:val="TableNormal"/>
    <w:uiPriority w:val="59"/>
    <w:rsid w:val="00C979A2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D02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mac-chinesesimp"/>
  <w:optimizeForBrowser/>
  <w:allowPNG/>
</w:webSettings>
</file>

<file path=word/_rels/document.xml.rels>&#65279;<?xml version="1.0" encoding="utf-8"?><Relationships xmlns="http://schemas.openxmlformats.org/package/2006/relationships"><Relationship Type="http://schemas.microsoft.com/office/2011/relationships/commentsExtended" Target="commentsExtended.xml" Id="rId8" /><Relationship Type="http://schemas.openxmlformats.org/officeDocument/2006/relationships/hyperlink" Target="https://en.wikipedia.org/wiki/Law_of_total_probability" TargetMode="External" Id="rId13" /><Relationship Type="http://schemas.openxmlformats.org/officeDocument/2006/relationships/settings" Target="settings.xml" Id="rId3" /><Relationship Type="http://schemas.openxmlformats.org/officeDocument/2006/relationships/header" Target="header1.xml" Id="rId21" /><Relationship Type="http://schemas.openxmlformats.org/officeDocument/2006/relationships/comments" Target="comments.xml" Id="rId7" /><Relationship Type="http://schemas.openxmlformats.org/officeDocument/2006/relationships/image" Target="media/image1.png" Id="rId12" /><Relationship Type="http://schemas.openxmlformats.org/officeDocument/2006/relationships/image" Target="media/image4.png" Id="rId17" /><Relationship Type="http://schemas.openxmlformats.org/officeDocument/2006/relationships/theme" Target="theme/theme1.xml" Id="rId25" /><Relationship Type="http://schemas.openxmlformats.org/officeDocument/2006/relationships/styles" Target="styles.xml" Id="rId2" /><Relationship Type="http://schemas.openxmlformats.org/officeDocument/2006/relationships/image" Target="media/image3.png" Id="rId16" /><Relationship Type="http://schemas.openxmlformats.org/officeDocument/2006/relationships/image" Target="media/image7.png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yperlink" Target="https://piazza.com/class/kf7uh9z2iryy6?cid=252" TargetMode="External" Id="rId11" /><Relationship Type="http://schemas.microsoft.com/office/2011/relationships/people" Target="people.xml" Id="rId24" /><Relationship Type="http://schemas.openxmlformats.org/officeDocument/2006/relationships/footnotes" Target="footnotes.xml" Id="rId5" /><Relationship Type="http://schemas.openxmlformats.org/officeDocument/2006/relationships/image" Target="media/image2.png" Id="rId15" /><Relationship Type="http://schemas.openxmlformats.org/officeDocument/2006/relationships/fontTable" Target="fontTable.xml" Id="rId23" /><Relationship Type="http://schemas.microsoft.com/office/2018/08/relationships/commentsExtensible" Target="commentsExtensible.xml" Id="rId10" /><Relationship Type="http://schemas.openxmlformats.org/officeDocument/2006/relationships/image" Target="media/image6.png" Id="rId19" /><Relationship Type="http://schemas.openxmlformats.org/officeDocument/2006/relationships/webSettings" Target="webSettings.xml" Id="rId4" /><Relationship Type="http://schemas.microsoft.com/office/2016/09/relationships/commentsIds" Target="commentsIds.xml" Id="rId9" /><Relationship Type="http://schemas.openxmlformats.org/officeDocument/2006/relationships/hyperlink" Target="https://en.wikipedia.org/wiki/Law_of_total_variance" TargetMode="External" Id="rId14" /><Relationship Type="http://schemas.openxmlformats.org/officeDocument/2006/relationships/footer" Target="footer1.xml" Id="rId22" /><Relationship Type="http://schemas.openxmlformats.org/officeDocument/2006/relationships/image" Target="/media/image8.png" Id="R9b6dc576cf0b43d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Jin, Robert</dc:creator>
  <keywords/>
  <dc:description/>
  <lastModifiedBy>Sligo-Young, Frederick M T</lastModifiedBy>
  <revision>153</revision>
  <dcterms:created xsi:type="dcterms:W3CDTF">2020-12-03T06:44:00.0000000Z</dcterms:created>
  <dcterms:modified xsi:type="dcterms:W3CDTF">2022-12-15T20:24:47.4366734Z</dcterms:modified>
</coreProperties>
</file>